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charts/chart2.xml" ContentType="application/vnd.openxmlformats-officedocument.drawingml.chart+xml"/>
  <Override PartName="/word/charts/colors1.xml" ContentType="application/vnd.ms-office.chartcolorstyle+xml"/>
  <Override PartName="/word/charts/style1.xml" ContentType="application/vnd.ms-office.chartstyle+xml"/>
  <Override PartName="/word/charts/style2.xml" ContentType="application/vnd.ms-office.chartstyle+xml"/>
  <Override PartName="/word/charts/colors2.xml" ContentType="application/vnd.ms-office.chartcolorstyle+xml"/>
  <Override PartName="/word/charts/chart1.xml" ContentType="application/vnd.openxmlformats-officedocument.drawingml.chart+xml"/>
  <Override PartName="/word/theme/theme1.xml" ContentType="application/vnd.openxmlformats-officedocument.theme+xml"/>
  <Override PartName="/word/comments.xml" ContentType="application/vnd.openxmlformats-officedocument.wordprocessingml.comments+xml"/>
  <Override PartName="/word/settings.xml" ContentType="application/vnd.openxmlformats-officedocument.wordprocessingml.settings+xml"/>
  <Override PartName="/docProps/custom.xml" ContentType="application/vnd.openxmlformats-officedocument.custom-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word/people.xml" ContentType="application/vnd.openxmlformats-officedocument.wordprocessingml.people+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webSettings.xml" ContentType="application/vnd.openxmlformats-officedocument.wordprocessingml.webSettings+xml"/>
  <Override PartName="/word/commentsExtended.xml" ContentType="application/vnd.openxmlformats-officedocument.wordprocessingml.commentsExtended+xml"/>
  <Override PartName="/word/fontTable.xml" ContentType="application/vnd.openxmlformats-officedocument.wordprocessingml.fontTable+xml"/>
  <Override PartName="/docProps/core.xml" ContentType="application/vnd.openxmlformats-package.core-properties+xml"/>
  <Override PartName="/customXml/itemProps6.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33419300"/>
        <w:docPartObj>
          <w:docPartGallery w:val="Cover Pages"/>
          <w:docPartUnique/>
        </w:docPartObj>
      </w:sdtPr>
      <w:sdtEndPr/>
      <w:sdtContent>
        <w:p w14:paraId="7DEF4291" w14:textId="77777777" w:rsidR="00BA5F89" w:rsidRDefault="00BA5F89" w:rsidP="00BA5F89">
          <w:r>
            <w:rPr>
              <w:noProof/>
            </w:rPr>
            <mc:AlternateContent>
              <mc:Choice Requires="wps">
                <w:drawing>
                  <wp:anchor distT="0" distB="0" distL="114300" distR="114300" simplePos="0" relativeHeight="251653120" behindDoc="0" locked="0" layoutInCell="1" allowOverlap="1" wp14:anchorId="7E34EC8B" wp14:editId="1E8FBC5C">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rgbClr val="00B050"/>
                            </a:solidFill>
                            <a:ln>
                              <a:noFill/>
                            </a:ln>
                            <a:extLst/>
                          </wps:spPr>
                          <wps:txbx>
                            <w:txbxContent>
                              <w:sdt>
                                <w:sdtPr>
                                  <w:rPr>
                                    <w:caps/>
                                    <w:color w:val="FFFFFF" w:themeColor="background1"/>
                                    <w:sz w:val="64"/>
                                    <w:szCs w:val="64"/>
                                  </w:rPr>
                                  <w:alias w:val="Title"/>
                                  <w:id w:val="-1178117753"/>
                                  <w:dataBinding w:prefixMappings="xmlns:ns0='http://schemas.openxmlformats.org/package/2006/metadata/core-properties' xmlns:ns1='http://purl.org/dc/elements/1.1/'" w:xpath="/ns0:coreProperties[1]/ns1:title[1]" w:storeItemID="{6C3C8BC8-F283-45AE-878A-BAB7291924A1}"/>
                                  <w:text/>
                                </w:sdtPr>
                                <w:sdtEndPr/>
                                <w:sdtContent>
                                  <w:p w14:paraId="0D76C7A2" w14:textId="18BE9749" w:rsidR="00BA5F89" w:rsidRPr="00F10E43" w:rsidRDefault="00A94674" w:rsidP="00BA5F89">
                                    <w:pPr>
                                      <w:pStyle w:val="Title"/>
                                      <w:jc w:val="right"/>
                                      <w:rPr>
                                        <w:caps/>
                                        <w:color w:val="FFFFFF" w:themeColor="background1"/>
                                        <w:sz w:val="64"/>
                                        <w:szCs w:val="64"/>
                                      </w:rPr>
                                    </w:pPr>
                                    <w:r>
                                      <w:rPr>
                                        <w:caps/>
                                        <w:color w:val="FFFFFF" w:themeColor="background1"/>
                                        <w:sz w:val="64"/>
                                        <w:szCs w:val="64"/>
                                      </w:rPr>
                                      <w:t>northwind &amp; Contoso</w:t>
                                    </w:r>
                                  </w:p>
                                </w:sdtContent>
                              </w:sdt>
                              <w:sdt>
                                <w:sdtPr>
                                  <w:rPr>
                                    <w:rFonts w:asciiTheme="majorHAnsi" w:hAnsiTheme="majorHAnsi"/>
                                    <w:color w:val="FFFFFF" w:themeColor="background1"/>
                                    <w:sz w:val="44"/>
                                    <w:szCs w:val="44"/>
                                  </w:rPr>
                                  <w:alias w:val="Abstract"/>
                                  <w:id w:val="-133255525"/>
                                  <w:dataBinding w:prefixMappings="xmlns:ns0='http://schemas.microsoft.com/office/2006/coverPageProps'" w:xpath="/ns0:CoverPageProperties[1]/ns0:Abstract[1]" w:storeItemID="{55AF091B-3C7A-41E3-B477-F2FDAA23CFDA}"/>
                                  <w:text/>
                                </w:sdtPr>
                                <w:sdtEndPr/>
                                <w:sdtContent>
                                  <w:p w14:paraId="20D55092" w14:textId="07247633" w:rsidR="00BA5F89" w:rsidRDefault="00A94674" w:rsidP="00BA5F89">
                                    <w:pPr>
                                      <w:spacing w:before="240"/>
                                      <w:jc w:val="right"/>
                                      <w:rPr>
                                        <w:rFonts w:asciiTheme="majorHAnsi" w:hAnsiTheme="majorHAnsi"/>
                                        <w:color w:val="FFFFFF" w:themeColor="background1"/>
                                        <w:sz w:val="44"/>
                                        <w:szCs w:val="44"/>
                                      </w:rPr>
                                    </w:pPr>
                                    <w:r>
                                      <w:rPr>
                                        <w:rFonts w:asciiTheme="majorHAnsi" w:hAnsiTheme="majorHAnsi"/>
                                        <w:color w:val="FFFFFF" w:themeColor="background1"/>
                                        <w:sz w:val="44"/>
                                        <w:szCs w:val="44"/>
                                      </w:rPr>
                                      <w:t>A Shared Vision. A Strong Partnership.</w:t>
                                    </w:r>
                                  </w:p>
                                </w:sdtContent>
                              </w:sdt>
                              <w:p w14:paraId="3280B14B" w14:textId="77777777" w:rsidR="00BA5F89" w:rsidRPr="00C4655B" w:rsidRDefault="00BA5F89" w:rsidP="00BA5F89">
                                <w:pPr>
                                  <w:spacing w:after="160"/>
                                  <w:jc w:val="right"/>
                                  <w:rPr>
                                    <w:color w:val="FFFFFF" w:themeColor="background1"/>
                                    <w:sz w:val="28"/>
                                    <w:szCs w:val="28"/>
                                  </w:rPr>
                                </w:pPr>
                              </w:p>
                              <w:p w14:paraId="0E1E4794" w14:textId="77777777" w:rsidR="00BA5F89" w:rsidRPr="00C4655B" w:rsidRDefault="00BA5F89" w:rsidP="00BA5F89">
                                <w:pPr>
                                  <w:spacing w:after="160"/>
                                  <w:jc w:val="right"/>
                                  <w:rPr>
                                    <w:color w:val="FFFFFF" w:themeColor="background1"/>
                                    <w:sz w:val="28"/>
                                    <w:szCs w:val="28"/>
                                  </w:rPr>
                                </w:pPr>
                              </w:p>
                              <w:p w14:paraId="3AACB2E0" w14:textId="77777777" w:rsidR="00BA5F89" w:rsidRPr="00C4655B" w:rsidRDefault="00BA5F89" w:rsidP="00BA5F89">
                                <w:pPr>
                                  <w:spacing w:after="160"/>
                                  <w:jc w:val="right"/>
                                  <w:rPr>
                                    <w:color w:val="FFFFFF" w:themeColor="background1"/>
                                    <w:sz w:val="28"/>
                                    <w:szCs w:val="28"/>
                                  </w:rPr>
                                </w:pPr>
                              </w:p>
                              <w:p w14:paraId="0E56FCC1" w14:textId="77777777" w:rsidR="00BA5F89" w:rsidRPr="00C4655B" w:rsidRDefault="00BA5F89" w:rsidP="00BA5F89">
                                <w:pPr>
                                  <w:spacing w:after="160"/>
                                  <w:jc w:val="right"/>
                                  <w:rPr>
                                    <w:color w:val="FFFFFF" w:themeColor="background1"/>
                                    <w:sz w:val="28"/>
                                    <w:szCs w:val="28"/>
                                  </w:rPr>
                                </w:pPr>
                                <w:r w:rsidRPr="00C4655B">
                                  <w:rPr>
                                    <w:color w:val="FFFFFF" w:themeColor="background1"/>
                                    <w:sz w:val="28"/>
                                    <w:szCs w:val="28"/>
                                  </w:rPr>
                                  <w:t>Exclusive Partner Agreement Analysis</w:t>
                                </w:r>
                              </w:p>
                              <w:p w14:paraId="3A2B2AEA" w14:textId="1A2E85CB" w:rsidR="00BA5F89" w:rsidRDefault="00CD3B00" w:rsidP="00BA5F89">
                                <w:pPr>
                                  <w:spacing w:after="160"/>
                                  <w:jc w:val="right"/>
                                  <w:rPr>
                                    <w:color w:val="FFFFFF" w:themeColor="background1"/>
                                    <w:sz w:val="28"/>
                                    <w:szCs w:val="28"/>
                                  </w:rPr>
                                </w:pPr>
                                <w:r>
                                  <w:rPr>
                                    <w:color w:val="FFFFFF" w:themeColor="background1"/>
                                    <w:sz w:val="28"/>
                                    <w:szCs w:val="28"/>
                                  </w:rPr>
                                  <w:t>Megan Bowen</w:t>
                                </w:r>
                                <w:r w:rsidR="00BA5F89" w:rsidRPr="00C4655B">
                                  <w:rPr>
                                    <w:color w:val="FFFFFF" w:themeColor="background1"/>
                                    <w:sz w:val="28"/>
                                    <w:szCs w:val="28"/>
                                  </w:rPr>
                                  <w:t xml:space="preserve"> | March 201</w:t>
                                </w:r>
                                <w:r w:rsidR="00C80E1A">
                                  <w:rPr>
                                    <w:color w:val="FFFFFF" w:themeColor="background1"/>
                                    <w:sz w:val="28"/>
                                    <w:szCs w:val="28"/>
                                  </w:rPr>
                                  <w:t>6</w:t>
                                </w:r>
                              </w:p>
                              <w:p w14:paraId="251A32B1" w14:textId="77777777" w:rsidR="00BA5F89" w:rsidRDefault="00BA5F89" w:rsidP="00BA5F89">
                                <w:pPr>
                                  <w:spacing w:after="160"/>
                                  <w:jc w:val="right"/>
                                  <w:rPr>
                                    <w:color w:val="FFFFFF" w:themeColor="background1"/>
                                    <w:sz w:val="28"/>
                                    <w:szCs w:val="28"/>
                                  </w:rPr>
                                </w:pPr>
                              </w:p>
                              <w:p w14:paraId="7917886A" w14:textId="77777777" w:rsidR="00BA5F89" w:rsidRDefault="00BA5F89" w:rsidP="00BA5F89">
                                <w:pPr>
                                  <w:spacing w:after="160"/>
                                  <w:jc w:val="right"/>
                                  <w:rPr>
                                    <w:color w:val="FFFFFF" w:themeColor="background1"/>
                                    <w:sz w:val="28"/>
                                    <w:szCs w:val="28"/>
                                  </w:rPr>
                                </w:pPr>
                              </w:p>
                              <w:p w14:paraId="16D93BBA" w14:textId="77777777" w:rsidR="00BA5F89" w:rsidRPr="00C4655B" w:rsidRDefault="00BA5F89" w:rsidP="00BA5F89">
                                <w:pPr>
                                  <w:spacing w:after="160"/>
                                  <w:jc w:val="right"/>
                                  <w:rPr>
                                    <w:color w:val="FFFFFF" w:themeColor="background1"/>
                                    <w:sz w:val="28"/>
                                    <w:szCs w:val="28"/>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7E34EC8B" id="Rectangle 16" o:spid="_x0000_s1026" style="position:absolute;left:0;text-align:left;margin-left:0;margin-top:0;width:422.3pt;height:760.1pt;z-index:25165312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" fillcolor="#00b050" stroked="f">
                    <v:path arrowok="t"/>
                    <v:textbox inset="21.6pt,1in,21.6pt">
                      <w:txbxContent>
                        <w:sdt>
                          <w:sdtPr>
                            <w:rPr>
                              <w:caps/>
                              <w:color w:val="FFFFFF" w:themeColor="background1"/>
                              <w:sz w:val="64"/>
                              <w:szCs w:val="64"/>
                            </w:rPr>
                            <w:alias w:val="Title"/>
                            <w:id w:val="-1178117753"/>
                            <w:dataBinding w:prefixMappings="xmlns:ns0='http://schemas.openxmlformats.org/package/2006/metadata/core-properties' xmlns:ns1='http://purl.org/dc/elements/1.1/'" w:xpath="/ns0:coreProperties[1]/ns1:title[1]" w:storeItemID="{6C3C8BC8-F283-45AE-878A-BAB7291924A1}"/>
                            <w:text/>
                          </w:sdtPr>
                          <w:sdtEndPr/>
                          <w:sdtContent>
                            <w:p w14:paraId="0D76C7A2" w14:textId="18BE9749" w:rsidR="00BA5F89" w:rsidRPr="00F10E43" w:rsidRDefault="00A94674" w:rsidP="00BA5F89">
                              <w:pPr>
                                <w:pStyle w:val="Title"/>
                                <w:jc w:val="right"/>
                                <w:rPr>
                                  <w:caps/>
                                  <w:color w:val="FFFFFF" w:themeColor="background1"/>
                                  <w:sz w:val="64"/>
                                  <w:szCs w:val="64"/>
                                </w:rPr>
                              </w:pPr>
                              <w:r>
                                <w:rPr>
                                  <w:caps/>
                                  <w:color w:val="FFFFFF" w:themeColor="background1"/>
                                  <w:sz w:val="64"/>
                                  <w:szCs w:val="64"/>
                                </w:rPr>
                                <w:t>northwind &amp; Contoso</w:t>
                              </w:r>
                            </w:p>
                          </w:sdtContent>
                        </w:sdt>
                        <w:sdt>
                          <w:sdtPr>
                            <w:rPr>
                              <w:rFonts w:asciiTheme="majorHAnsi" w:hAnsiTheme="majorHAnsi"/>
                              <w:color w:val="FFFFFF" w:themeColor="background1"/>
                              <w:sz w:val="44"/>
                              <w:szCs w:val="44"/>
                            </w:rPr>
                            <w:alias w:val="Abstract"/>
                            <w:id w:val="-133255525"/>
                            <w:dataBinding w:prefixMappings="xmlns:ns0='http://schemas.microsoft.com/office/2006/coverPageProps'" w:xpath="/ns0:CoverPageProperties[1]/ns0:Abstract[1]" w:storeItemID="{55AF091B-3C7A-41E3-B477-F2FDAA23CFDA}"/>
                            <w:text/>
                          </w:sdtPr>
                          <w:sdtEndPr/>
                          <w:sdtContent>
                            <w:p w14:paraId="20D55092" w14:textId="07247633" w:rsidR="00BA5F89" w:rsidRDefault="00A94674" w:rsidP="00BA5F89">
                              <w:pPr>
                                <w:spacing w:before="240"/>
                                <w:jc w:val="right"/>
                                <w:rPr>
                                  <w:rFonts w:asciiTheme="majorHAnsi" w:hAnsiTheme="majorHAnsi"/>
                                  <w:color w:val="FFFFFF" w:themeColor="background1"/>
                                  <w:sz w:val="44"/>
                                  <w:szCs w:val="44"/>
                                </w:rPr>
                              </w:pPr>
                              <w:r>
                                <w:rPr>
                                  <w:rFonts w:asciiTheme="majorHAnsi" w:hAnsiTheme="majorHAnsi"/>
                                  <w:color w:val="FFFFFF" w:themeColor="background1"/>
                                  <w:sz w:val="44"/>
                                  <w:szCs w:val="44"/>
                                </w:rPr>
                                <w:t>A Shared Vision. A Strong Partnership.</w:t>
                              </w:r>
                            </w:p>
                          </w:sdtContent>
                        </w:sdt>
                        <w:p w14:paraId="3280B14B" w14:textId="77777777" w:rsidR="00BA5F89" w:rsidRPr="00C4655B" w:rsidRDefault="00BA5F89" w:rsidP="00BA5F89">
                          <w:pPr>
                            <w:spacing w:after="160"/>
                            <w:jc w:val="right"/>
                            <w:rPr>
                              <w:color w:val="FFFFFF" w:themeColor="background1"/>
                              <w:sz w:val="28"/>
                              <w:szCs w:val="28"/>
                            </w:rPr>
                          </w:pPr>
                        </w:p>
                        <w:p w14:paraId="0E1E4794" w14:textId="77777777" w:rsidR="00BA5F89" w:rsidRPr="00C4655B" w:rsidRDefault="00BA5F89" w:rsidP="00BA5F89">
                          <w:pPr>
                            <w:spacing w:after="160"/>
                            <w:jc w:val="right"/>
                            <w:rPr>
                              <w:color w:val="FFFFFF" w:themeColor="background1"/>
                              <w:sz w:val="28"/>
                              <w:szCs w:val="28"/>
                            </w:rPr>
                          </w:pPr>
                        </w:p>
                        <w:p w14:paraId="3AACB2E0" w14:textId="77777777" w:rsidR="00BA5F89" w:rsidRPr="00C4655B" w:rsidRDefault="00BA5F89" w:rsidP="00BA5F89">
                          <w:pPr>
                            <w:spacing w:after="160"/>
                            <w:jc w:val="right"/>
                            <w:rPr>
                              <w:color w:val="FFFFFF" w:themeColor="background1"/>
                              <w:sz w:val="28"/>
                              <w:szCs w:val="28"/>
                            </w:rPr>
                          </w:pPr>
                        </w:p>
                        <w:p w14:paraId="0E56FCC1" w14:textId="77777777" w:rsidR="00BA5F89" w:rsidRPr="00C4655B" w:rsidRDefault="00BA5F89" w:rsidP="00BA5F89">
                          <w:pPr>
                            <w:spacing w:after="160"/>
                            <w:jc w:val="right"/>
                            <w:rPr>
                              <w:color w:val="FFFFFF" w:themeColor="background1"/>
                              <w:sz w:val="28"/>
                              <w:szCs w:val="28"/>
                            </w:rPr>
                          </w:pPr>
                          <w:r w:rsidRPr="00C4655B">
                            <w:rPr>
                              <w:color w:val="FFFFFF" w:themeColor="background1"/>
                              <w:sz w:val="28"/>
                              <w:szCs w:val="28"/>
                            </w:rPr>
                            <w:t>Exclusive Partner Agreement Analysis</w:t>
                          </w:r>
                        </w:p>
                        <w:p w14:paraId="3A2B2AEA" w14:textId="1A2E85CB" w:rsidR="00BA5F89" w:rsidRDefault="00CD3B00" w:rsidP="00BA5F89">
                          <w:pPr>
                            <w:spacing w:after="160"/>
                            <w:jc w:val="right"/>
                            <w:rPr>
                              <w:color w:val="FFFFFF" w:themeColor="background1"/>
                              <w:sz w:val="28"/>
                              <w:szCs w:val="28"/>
                            </w:rPr>
                          </w:pPr>
                          <w:r>
                            <w:rPr>
                              <w:color w:val="FFFFFF" w:themeColor="background1"/>
                              <w:sz w:val="28"/>
                              <w:szCs w:val="28"/>
                            </w:rPr>
                            <w:t>Megan Bowen</w:t>
                          </w:r>
                          <w:r w:rsidR="00BA5F89" w:rsidRPr="00C4655B">
                            <w:rPr>
                              <w:color w:val="FFFFFF" w:themeColor="background1"/>
                              <w:sz w:val="28"/>
                              <w:szCs w:val="28"/>
                            </w:rPr>
                            <w:t xml:space="preserve"> | March 201</w:t>
                          </w:r>
                          <w:r w:rsidR="00C80E1A">
                            <w:rPr>
                              <w:color w:val="FFFFFF" w:themeColor="background1"/>
                              <w:sz w:val="28"/>
                              <w:szCs w:val="28"/>
                            </w:rPr>
                            <w:t>6</w:t>
                          </w:r>
                        </w:p>
                        <w:p w14:paraId="251A32B1" w14:textId="77777777" w:rsidR="00BA5F89" w:rsidRDefault="00BA5F89" w:rsidP="00BA5F89">
                          <w:pPr>
                            <w:spacing w:after="160"/>
                            <w:jc w:val="right"/>
                            <w:rPr>
                              <w:color w:val="FFFFFF" w:themeColor="background1"/>
                              <w:sz w:val="28"/>
                              <w:szCs w:val="28"/>
                            </w:rPr>
                          </w:pPr>
                        </w:p>
                        <w:p w14:paraId="7917886A" w14:textId="77777777" w:rsidR="00BA5F89" w:rsidRDefault="00BA5F89" w:rsidP="00BA5F89">
                          <w:pPr>
                            <w:spacing w:after="160"/>
                            <w:jc w:val="right"/>
                            <w:rPr>
                              <w:color w:val="FFFFFF" w:themeColor="background1"/>
                              <w:sz w:val="28"/>
                              <w:szCs w:val="28"/>
                            </w:rPr>
                          </w:pPr>
                        </w:p>
                        <w:p w14:paraId="16D93BBA" w14:textId="77777777" w:rsidR="00BA5F89" w:rsidRPr="00C4655B" w:rsidRDefault="00BA5F89" w:rsidP="00BA5F89">
                          <w:pPr>
                            <w:spacing w:after="160"/>
                            <w:jc w:val="right"/>
                            <w:rPr>
                              <w:color w:val="FFFFFF" w:themeColor="background1"/>
                              <w:sz w:val="28"/>
                              <w:szCs w:val="28"/>
                            </w:rPr>
                          </w:pPr>
                        </w:p>
                      </w:txbxContent>
                    </v:textbox>
                    <w10:wrap anchorx="page" anchory="page"/>
                  </v:rect>
                </w:pict>
              </mc:Fallback>
            </mc:AlternateContent>
          </w:r>
          <w:r>
            <w:rPr>
              <w:noProof/>
            </w:rPr>
            <mc:AlternateContent>
              <mc:Choice Requires="wps">
                <w:drawing>
                  <wp:anchor distT="0" distB="0" distL="114300" distR="114300" simplePos="0" relativeHeight="251654144" behindDoc="0" locked="0" layoutInCell="1" allowOverlap="1" wp14:anchorId="36743A3A" wp14:editId="58CC76C2">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62B982" w14:textId="77777777" w:rsidR="00BA5F89" w:rsidRDefault="00BA5F89" w:rsidP="00BA5F89">
                                <w:pPr>
                                  <w:pStyle w:val="Subtitle"/>
                                  <w:rPr>
                                    <w:rFonts w:cstheme="minorBidi"/>
                                    <w:color w:val="FFFFFF" w:themeColor="background1"/>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6743A3A" id="Rectangle 472" o:spid="_x0000_s1027" style="position:absolute;left:0;text-align:left;margin-left:0;margin-top:0;width:148.1pt;height:760.3pt;z-index:251654144;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" fillcolor="#ffc000" stroked="f" strokeweight="1pt">
                    <v:path arrowok="t"/>
                    <v:textbox inset="14.4pt,,14.4pt">
                      <w:txbxContent>
                        <w:p w14:paraId="5762B982" w14:textId="77777777" w:rsidR="00BA5F89" w:rsidRDefault="00BA5F89" w:rsidP="00BA5F89">
                          <w:pPr>
                            <w:pStyle w:val="Subtitle"/>
                            <w:rPr>
                              <w:rFonts w:cstheme="minorBidi"/>
                              <w:color w:val="FFFFFF" w:themeColor="background1"/>
                            </w:rPr>
                          </w:pPr>
                          <w:bookmarkStart w:id="1" w:name="_GoBack"/>
                          <w:bookmarkEnd w:id="1"/>
                        </w:p>
                      </w:txbxContent>
                    </v:textbox>
                    <w10:wrap anchorx="page" anchory="page"/>
                  </v:rect>
                </w:pict>
              </mc:Fallback>
            </mc:AlternateContent>
          </w:r>
        </w:p>
        <w:p w14:paraId="5ED99F26" w14:textId="77777777" w:rsidR="00BA5F89" w:rsidRDefault="00BA5F89" w:rsidP="00BA5F89"/>
        <w:p w14:paraId="5DBB52FD" w14:textId="77777777" w:rsidR="00BA5F89" w:rsidRDefault="00BA5F89" w:rsidP="00BA5F89">
          <w:pPr>
            <w:spacing w:after="160" w:line="259" w:lineRule="auto"/>
            <w:jc w:val="left"/>
          </w:pPr>
          <w:r>
            <w:br w:type="page"/>
          </w:r>
        </w:p>
      </w:sdtContent>
    </w:sdt>
    <w:bookmarkStart w:id="0" w:name="_Toc459191035" w:displacedByCustomXml="next"/>
    <w:sdt>
      <w:sdtPr>
        <w:rPr>
          <w:rFonts w:asciiTheme="minorHAnsi" w:hAnsiTheme="minorHAnsi"/>
          <w:color w:val="262626" w:themeColor="text1" w:themeTint="D9"/>
          <w:sz w:val="22"/>
          <w14:textOutline w14:w="0" w14:cap="rnd" w14:cmpd="sng" w14:algn="ctr">
            <w14:noFill/>
            <w14:prstDash w14:val="solid"/>
            <w14:bevel/>
          </w14:textOutline>
        </w:rPr>
        <w:id w:val="-71127442"/>
        <w:docPartObj>
          <w:docPartGallery w:val="Table of Contents"/>
          <w:docPartUnique/>
        </w:docPartObj>
      </w:sdtPr>
      <w:sdtEndPr>
        <w:rPr>
          <w:b/>
          <w:bCs/>
          <w:noProof/>
        </w:rPr>
      </w:sdtEndPr>
      <w:sdtContent>
        <w:p w14:paraId="41426873" w14:textId="18A0521F" w:rsidR="001C1688" w:rsidRPr="002A3940" w:rsidRDefault="001C1688" w:rsidP="00406C20">
          <w:pPr>
            <w:pStyle w:val="OrangeHeader"/>
            <w:tabs>
              <w:tab w:val="left" w:pos="8659"/>
            </w:tabs>
            <w:spacing w:before="0" w:after="240"/>
            <w:rPr>
              <w:rFonts w:asciiTheme="minorHAnsi" w:hAnsiTheme="minorHAnsi"/>
            </w:rPr>
          </w:pPr>
          <w:r w:rsidRPr="002A3940">
            <w:rPr>
              <w:rFonts w:asciiTheme="minorHAnsi" w:hAnsiTheme="minorHAnsi"/>
            </w:rPr>
            <w:t>Contents</w:t>
          </w:r>
          <w:bookmarkEnd w:id="0"/>
          <w:r w:rsidR="00406C20">
            <w:rPr>
              <w:rFonts w:asciiTheme="minorHAnsi" w:hAnsiTheme="minorHAnsi"/>
            </w:rPr>
            <w:tab/>
          </w:r>
        </w:p>
        <w:p w14:paraId="3185B963" w14:textId="77DAD428" w:rsidR="00C80E1A" w:rsidRDefault="001C1688">
          <w:pPr>
            <w:pStyle w:val="TOC1"/>
            <w:tabs>
              <w:tab w:val="right" w:leader="dot" w:pos="9350"/>
            </w:tabs>
            <w:rPr>
              <w:rFonts w:eastAsiaTheme="minorEastAsia" w:cstheme="minorBidi"/>
              <w:noProof/>
              <w:color w:val="auto"/>
              <w:szCs w:val="22"/>
            </w:rPr>
          </w:pPr>
          <w:r>
            <w:fldChar w:fldCharType="begin"/>
          </w:r>
          <w:r>
            <w:instrText xml:space="preserve"> TOC \o "1-3" \h \z \u </w:instrText>
          </w:r>
          <w:r>
            <w:fldChar w:fldCharType="separate"/>
          </w:r>
          <w:hyperlink w:anchor="_Toc459191035" w:history="1">
            <w:r w:rsidR="00C80E1A" w:rsidRPr="00EA6CEB">
              <w:rPr>
                <w:rStyle w:val="Hyperlink"/>
                <w:noProof/>
              </w:rPr>
              <w:t>Contents</w:t>
            </w:r>
            <w:r w:rsidR="00C80E1A">
              <w:rPr>
                <w:noProof/>
                <w:webHidden/>
              </w:rPr>
              <w:tab/>
            </w:r>
            <w:r w:rsidR="00C80E1A">
              <w:rPr>
                <w:noProof/>
                <w:webHidden/>
              </w:rPr>
              <w:fldChar w:fldCharType="begin"/>
            </w:r>
            <w:r w:rsidR="00C80E1A">
              <w:rPr>
                <w:noProof/>
                <w:webHidden/>
              </w:rPr>
              <w:instrText xml:space="preserve"> PAGEREF _Toc459191035 \h </w:instrText>
            </w:r>
            <w:r w:rsidR="00C80E1A">
              <w:rPr>
                <w:noProof/>
                <w:webHidden/>
              </w:rPr>
            </w:r>
            <w:r w:rsidR="00C80E1A">
              <w:rPr>
                <w:noProof/>
                <w:webHidden/>
              </w:rPr>
              <w:fldChar w:fldCharType="separate"/>
            </w:r>
            <w:r w:rsidR="00C80E1A">
              <w:rPr>
                <w:noProof/>
                <w:webHidden/>
              </w:rPr>
              <w:t>1</w:t>
            </w:r>
            <w:r w:rsidR="00C80E1A">
              <w:rPr>
                <w:noProof/>
                <w:webHidden/>
              </w:rPr>
              <w:fldChar w:fldCharType="end"/>
            </w:r>
          </w:hyperlink>
        </w:p>
        <w:p w14:paraId="7225E926" w14:textId="0BA9CBE8" w:rsidR="00C80E1A" w:rsidRDefault="00C80E1A">
          <w:pPr>
            <w:pStyle w:val="TOC1"/>
            <w:tabs>
              <w:tab w:val="right" w:leader="dot" w:pos="9350"/>
            </w:tabs>
            <w:rPr>
              <w:rFonts w:eastAsiaTheme="minorEastAsia" w:cstheme="minorBidi"/>
              <w:noProof/>
              <w:color w:val="auto"/>
              <w:szCs w:val="22"/>
            </w:rPr>
          </w:pPr>
          <w:hyperlink w:anchor="_Toc459191036" w:history="1">
            <w:r w:rsidRPr="00EA6CEB">
              <w:rPr>
                <w:rStyle w:val="Hyperlink"/>
                <w:noProof/>
              </w:rPr>
              <w:t>Executive summary</w:t>
            </w:r>
            <w:r>
              <w:rPr>
                <w:noProof/>
                <w:webHidden/>
              </w:rPr>
              <w:tab/>
            </w:r>
            <w:r>
              <w:rPr>
                <w:noProof/>
                <w:webHidden/>
              </w:rPr>
              <w:fldChar w:fldCharType="begin"/>
            </w:r>
            <w:r>
              <w:rPr>
                <w:noProof/>
                <w:webHidden/>
              </w:rPr>
              <w:instrText xml:space="preserve"> PAGEREF _Toc459191036 \h </w:instrText>
            </w:r>
            <w:r>
              <w:rPr>
                <w:noProof/>
                <w:webHidden/>
              </w:rPr>
            </w:r>
            <w:r>
              <w:rPr>
                <w:noProof/>
                <w:webHidden/>
              </w:rPr>
              <w:fldChar w:fldCharType="separate"/>
            </w:r>
            <w:r>
              <w:rPr>
                <w:noProof/>
                <w:webHidden/>
              </w:rPr>
              <w:t>2</w:t>
            </w:r>
            <w:r>
              <w:rPr>
                <w:noProof/>
                <w:webHidden/>
              </w:rPr>
              <w:fldChar w:fldCharType="end"/>
            </w:r>
          </w:hyperlink>
        </w:p>
        <w:p w14:paraId="336E3D02" w14:textId="15C22D4F" w:rsidR="00C80E1A" w:rsidRDefault="00C80E1A">
          <w:pPr>
            <w:pStyle w:val="TOC2"/>
            <w:tabs>
              <w:tab w:val="right" w:leader="dot" w:pos="9350"/>
            </w:tabs>
            <w:rPr>
              <w:rFonts w:eastAsiaTheme="minorEastAsia" w:cstheme="minorBidi"/>
              <w:noProof/>
              <w:color w:val="auto"/>
              <w:szCs w:val="22"/>
            </w:rPr>
          </w:pPr>
          <w:hyperlink w:anchor="_Toc459191037" w:history="1">
            <w:r w:rsidRPr="00EA6CEB">
              <w:rPr>
                <w:rStyle w:val="Hyperlink"/>
                <w:noProof/>
              </w:rPr>
              <w:t>Forty years of sights and sound</w:t>
            </w:r>
            <w:r>
              <w:rPr>
                <w:noProof/>
                <w:webHidden/>
              </w:rPr>
              <w:tab/>
            </w:r>
            <w:r>
              <w:rPr>
                <w:noProof/>
                <w:webHidden/>
              </w:rPr>
              <w:fldChar w:fldCharType="begin"/>
            </w:r>
            <w:r>
              <w:rPr>
                <w:noProof/>
                <w:webHidden/>
              </w:rPr>
              <w:instrText xml:space="preserve"> PAGEREF _Toc459191037 \h </w:instrText>
            </w:r>
            <w:r>
              <w:rPr>
                <w:noProof/>
                <w:webHidden/>
              </w:rPr>
            </w:r>
            <w:r>
              <w:rPr>
                <w:noProof/>
                <w:webHidden/>
              </w:rPr>
              <w:fldChar w:fldCharType="separate"/>
            </w:r>
            <w:r>
              <w:rPr>
                <w:noProof/>
                <w:webHidden/>
              </w:rPr>
              <w:t>2</w:t>
            </w:r>
            <w:r>
              <w:rPr>
                <w:noProof/>
                <w:webHidden/>
              </w:rPr>
              <w:fldChar w:fldCharType="end"/>
            </w:r>
          </w:hyperlink>
        </w:p>
        <w:p w14:paraId="27274647" w14:textId="1158EA68" w:rsidR="00C80E1A" w:rsidRDefault="00C80E1A">
          <w:pPr>
            <w:pStyle w:val="TOC1"/>
            <w:tabs>
              <w:tab w:val="right" w:leader="dot" w:pos="9350"/>
            </w:tabs>
            <w:rPr>
              <w:rFonts w:eastAsiaTheme="minorEastAsia" w:cstheme="minorBidi"/>
              <w:noProof/>
              <w:color w:val="auto"/>
              <w:szCs w:val="22"/>
            </w:rPr>
          </w:pPr>
          <w:hyperlink w:anchor="_Toc459191038" w:history="1">
            <w:r w:rsidRPr="00EA6CEB">
              <w:rPr>
                <w:rStyle w:val="Hyperlink"/>
                <w:noProof/>
              </w:rPr>
              <w:t>Shared values</w:t>
            </w:r>
            <w:r>
              <w:rPr>
                <w:noProof/>
                <w:webHidden/>
              </w:rPr>
              <w:tab/>
            </w:r>
            <w:r>
              <w:rPr>
                <w:noProof/>
                <w:webHidden/>
              </w:rPr>
              <w:fldChar w:fldCharType="begin"/>
            </w:r>
            <w:r>
              <w:rPr>
                <w:noProof/>
                <w:webHidden/>
              </w:rPr>
              <w:instrText xml:space="preserve"> PAGEREF _Toc459191038 \h </w:instrText>
            </w:r>
            <w:r>
              <w:rPr>
                <w:noProof/>
                <w:webHidden/>
              </w:rPr>
            </w:r>
            <w:r>
              <w:rPr>
                <w:noProof/>
                <w:webHidden/>
              </w:rPr>
              <w:fldChar w:fldCharType="separate"/>
            </w:r>
            <w:r>
              <w:rPr>
                <w:noProof/>
                <w:webHidden/>
              </w:rPr>
              <w:t>3</w:t>
            </w:r>
            <w:r>
              <w:rPr>
                <w:noProof/>
                <w:webHidden/>
              </w:rPr>
              <w:fldChar w:fldCharType="end"/>
            </w:r>
          </w:hyperlink>
        </w:p>
        <w:p w14:paraId="28BFCF63" w14:textId="00F1A722" w:rsidR="00C80E1A" w:rsidRDefault="00C80E1A">
          <w:pPr>
            <w:pStyle w:val="TOC2"/>
            <w:tabs>
              <w:tab w:val="right" w:leader="dot" w:pos="9350"/>
            </w:tabs>
            <w:rPr>
              <w:rFonts w:eastAsiaTheme="minorEastAsia" w:cstheme="minorBidi"/>
              <w:noProof/>
              <w:color w:val="auto"/>
              <w:szCs w:val="22"/>
            </w:rPr>
          </w:pPr>
          <w:hyperlink w:anchor="_Toc459191039" w:history="1">
            <w:r w:rsidRPr="00EA6CEB">
              <w:rPr>
                <w:rStyle w:val="Hyperlink"/>
                <w:noProof/>
              </w:rPr>
              <w:t>Coming Innovation</w:t>
            </w:r>
            <w:r>
              <w:rPr>
                <w:noProof/>
                <w:webHidden/>
              </w:rPr>
              <w:tab/>
            </w:r>
            <w:r>
              <w:rPr>
                <w:noProof/>
                <w:webHidden/>
              </w:rPr>
              <w:fldChar w:fldCharType="begin"/>
            </w:r>
            <w:r>
              <w:rPr>
                <w:noProof/>
                <w:webHidden/>
              </w:rPr>
              <w:instrText xml:space="preserve"> PAGEREF _Toc459191039 \h </w:instrText>
            </w:r>
            <w:r>
              <w:rPr>
                <w:noProof/>
                <w:webHidden/>
              </w:rPr>
            </w:r>
            <w:r>
              <w:rPr>
                <w:noProof/>
                <w:webHidden/>
              </w:rPr>
              <w:fldChar w:fldCharType="separate"/>
            </w:r>
            <w:r>
              <w:rPr>
                <w:noProof/>
                <w:webHidden/>
              </w:rPr>
              <w:t>3</w:t>
            </w:r>
            <w:r>
              <w:rPr>
                <w:noProof/>
                <w:webHidden/>
              </w:rPr>
              <w:fldChar w:fldCharType="end"/>
            </w:r>
          </w:hyperlink>
        </w:p>
        <w:p w14:paraId="6183C847" w14:textId="1B833FCC" w:rsidR="00C80E1A" w:rsidRDefault="00C80E1A">
          <w:pPr>
            <w:pStyle w:val="TOC2"/>
            <w:tabs>
              <w:tab w:val="right" w:leader="dot" w:pos="9350"/>
            </w:tabs>
            <w:rPr>
              <w:rFonts w:eastAsiaTheme="minorEastAsia" w:cstheme="minorBidi"/>
              <w:noProof/>
              <w:color w:val="auto"/>
              <w:szCs w:val="22"/>
            </w:rPr>
          </w:pPr>
          <w:hyperlink w:anchor="_Toc459191040" w:history="1">
            <w:r w:rsidRPr="00EA6CEB">
              <w:rPr>
                <w:rStyle w:val="Hyperlink"/>
                <w:noProof/>
              </w:rPr>
              <w:t>Responsibility</w:t>
            </w:r>
            <w:r>
              <w:rPr>
                <w:noProof/>
                <w:webHidden/>
              </w:rPr>
              <w:tab/>
            </w:r>
            <w:r>
              <w:rPr>
                <w:noProof/>
                <w:webHidden/>
              </w:rPr>
              <w:fldChar w:fldCharType="begin"/>
            </w:r>
            <w:r>
              <w:rPr>
                <w:noProof/>
                <w:webHidden/>
              </w:rPr>
              <w:instrText xml:space="preserve"> PAGEREF _Toc459191040 \h </w:instrText>
            </w:r>
            <w:r>
              <w:rPr>
                <w:noProof/>
                <w:webHidden/>
              </w:rPr>
            </w:r>
            <w:r>
              <w:rPr>
                <w:noProof/>
                <w:webHidden/>
              </w:rPr>
              <w:fldChar w:fldCharType="separate"/>
            </w:r>
            <w:r>
              <w:rPr>
                <w:noProof/>
                <w:webHidden/>
              </w:rPr>
              <w:t>3</w:t>
            </w:r>
            <w:r>
              <w:rPr>
                <w:noProof/>
                <w:webHidden/>
              </w:rPr>
              <w:fldChar w:fldCharType="end"/>
            </w:r>
          </w:hyperlink>
        </w:p>
        <w:p w14:paraId="17A7384B" w14:textId="61ACAB3F" w:rsidR="00C80E1A" w:rsidRDefault="00C80E1A">
          <w:pPr>
            <w:pStyle w:val="TOC1"/>
            <w:tabs>
              <w:tab w:val="right" w:leader="dot" w:pos="9350"/>
            </w:tabs>
            <w:rPr>
              <w:rFonts w:eastAsiaTheme="minorEastAsia" w:cstheme="minorBidi"/>
              <w:noProof/>
              <w:color w:val="auto"/>
              <w:szCs w:val="22"/>
            </w:rPr>
          </w:pPr>
          <w:hyperlink w:anchor="_Toc459191041" w:history="1">
            <w:r w:rsidRPr="00EA6CEB">
              <w:rPr>
                <w:rStyle w:val="Hyperlink"/>
                <w:noProof/>
              </w:rPr>
              <w:t>Northwind sales analysis 2013</w:t>
            </w:r>
            <w:r>
              <w:rPr>
                <w:noProof/>
                <w:webHidden/>
              </w:rPr>
              <w:tab/>
            </w:r>
            <w:r>
              <w:rPr>
                <w:noProof/>
                <w:webHidden/>
              </w:rPr>
              <w:fldChar w:fldCharType="begin"/>
            </w:r>
            <w:r>
              <w:rPr>
                <w:noProof/>
                <w:webHidden/>
              </w:rPr>
              <w:instrText xml:space="preserve"> PAGEREF _Toc459191041 \h </w:instrText>
            </w:r>
            <w:r>
              <w:rPr>
                <w:noProof/>
                <w:webHidden/>
              </w:rPr>
            </w:r>
            <w:r>
              <w:rPr>
                <w:noProof/>
                <w:webHidden/>
              </w:rPr>
              <w:fldChar w:fldCharType="separate"/>
            </w:r>
            <w:r>
              <w:rPr>
                <w:noProof/>
                <w:webHidden/>
              </w:rPr>
              <w:t>4</w:t>
            </w:r>
            <w:r>
              <w:rPr>
                <w:noProof/>
                <w:webHidden/>
              </w:rPr>
              <w:fldChar w:fldCharType="end"/>
            </w:r>
          </w:hyperlink>
        </w:p>
        <w:p w14:paraId="05274953" w14:textId="47A5A9A5" w:rsidR="00C80E1A" w:rsidRDefault="00C80E1A">
          <w:pPr>
            <w:pStyle w:val="TOC2"/>
            <w:tabs>
              <w:tab w:val="right" w:leader="dot" w:pos="9350"/>
            </w:tabs>
            <w:rPr>
              <w:rFonts w:eastAsiaTheme="minorEastAsia" w:cstheme="minorBidi"/>
              <w:noProof/>
              <w:color w:val="auto"/>
              <w:szCs w:val="22"/>
            </w:rPr>
          </w:pPr>
          <w:hyperlink w:anchor="_Toc459191042" w:history="1">
            <w:r w:rsidRPr="00EA6CEB">
              <w:rPr>
                <w:rStyle w:val="Hyperlink"/>
                <w:noProof/>
              </w:rPr>
              <w:t>Long-term trends</w:t>
            </w:r>
            <w:r>
              <w:rPr>
                <w:noProof/>
                <w:webHidden/>
              </w:rPr>
              <w:tab/>
            </w:r>
            <w:r>
              <w:rPr>
                <w:noProof/>
                <w:webHidden/>
              </w:rPr>
              <w:fldChar w:fldCharType="begin"/>
            </w:r>
            <w:r>
              <w:rPr>
                <w:noProof/>
                <w:webHidden/>
              </w:rPr>
              <w:instrText xml:space="preserve"> PAGEREF _Toc459191042 \h </w:instrText>
            </w:r>
            <w:r>
              <w:rPr>
                <w:noProof/>
                <w:webHidden/>
              </w:rPr>
            </w:r>
            <w:r>
              <w:rPr>
                <w:noProof/>
                <w:webHidden/>
              </w:rPr>
              <w:fldChar w:fldCharType="separate"/>
            </w:r>
            <w:r>
              <w:rPr>
                <w:noProof/>
                <w:webHidden/>
              </w:rPr>
              <w:t>4</w:t>
            </w:r>
            <w:r>
              <w:rPr>
                <w:noProof/>
                <w:webHidden/>
              </w:rPr>
              <w:fldChar w:fldCharType="end"/>
            </w:r>
          </w:hyperlink>
        </w:p>
        <w:p w14:paraId="4F34B1D8" w14:textId="6F4294B4" w:rsidR="00C80E1A" w:rsidRDefault="00C80E1A">
          <w:pPr>
            <w:pStyle w:val="TOC1"/>
            <w:tabs>
              <w:tab w:val="right" w:leader="dot" w:pos="9350"/>
            </w:tabs>
            <w:rPr>
              <w:rFonts w:eastAsiaTheme="minorEastAsia" w:cstheme="minorBidi"/>
              <w:noProof/>
              <w:color w:val="auto"/>
              <w:szCs w:val="22"/>
            </w:rPr>
          </w:pPr>
          <w:hyperlink w:anchor="_Toc459191043" w:history="1">
            <w:r w:rsidRPr="00EA6CEB">
              <w:rPr>
                <w:rStyle w:val="Hyperlink"/>
                <w:noProof/>
              </w:rPr>
              <w:t>Customer research</w:t>
            </w:r>
            <w:r>
              <w:rPr>
                <w:noProof/>
                <w:webHidden/>
              </w:rPr>
              <w:tab/>
            </w:r>
            <w:r>
              <w:rPr>
                <w:noProof/>
                <w:webHidden/>
              </w:rPr>
              <w:fldChar w:fldCharType="begin"/>
            </w:r>
            <w:r>
              <w:rPr>
                <w:noProof/>
                <w:webHidden/>
              </w:rPr>
              <w:instrText xml:space="preserve"> PAGEREF _Toc459191043 \h </w:instrText>
            </w:r>
            <w:r>
              <w:rPr>
                <w:noProof/>
                <w:webHidden/>
              </w:rPr>
            </w:r>
            <w:r>
              <w:rPr>
                <w:noProof/>
                <w:webHidden/>
              </w:rPr>
              <w:fldChar w:fldCharType="separate"/>
            </w:r>
            <w:r>
              <w:rPr>
                <w:noProof/>
                <w:webHidden/>
              </w:rPr>
              <w:t>5</w:t>
            </w:r>
            <w:r>
              <w:rPr>
                <w:noProof/>
                <w:webHidden/>
              </w:rPr>
              <w:fldChar w:fldCharType="end"/>
            </w:r>
          </w:hyperlink>
        </w:p>
        <w:p w14:paraId="33978A41" w14:textId="2020F931" w:rsidR="00C80E1A" w:rsidRDefault="00C80E1A">
          <w:pPr>
            <w:pStyle w:val="TOC2"/>
            <w:tabs>
              <w:tab w:val="right" w:leader="dot" w:pos="9350"/>
            </w:tabs>
            <w:rPr>
              <w:rFonts w:eastAsiaTheme="minorEastAsia" w:cstheme="minorBidi"/>
              <w:noProof/>
              <w:color w:val="auto"/>
              <w:szCs w:val="22"/>
            </w:rPr>
          </w:pPr>
          <w:hyperlink w:anchor="_Toc459191044" w:history="1">
            <w:r w:rsidRPr="00EA6CEB">
              <w:rPr>
                <w:rStyle w:val="Hyperlink"/>
                <w:noProof/>
              </w:rPr>
              <w:t>A trusted brand</w:t>
            </w:r>
            <w:r>
              <w:rPr>
                <w:noProof/>
                <w:webHidden/>
              </w:rPr>
              <w:tab/>
            </w:r>
            <w:r>
              <w:rPr>
                <w:noProof/>
                <w:webHidden/>
              </w:rPr>
              <w:fldChar w:fldCharType="begin"/>
            </w:r>
            <w:r>
              <w:rPr>
                <w:noProof/>
                <w:webHidden/>
              </w:rPr>
              <w:instrText xml:space="preserve"> PAGEREF _Toc459191044 \h </w:instrText>
            </w:r>
            <w:r>
              <w:rPr>
                <w:noProof/>
                <w:webHidden/>
              </w:rPr>
            </w:r>
            <w:r>
              <w:rPr>
                <w:noProof/>
                <w:webHidden/>
              </w:rPr>
              <w:fldChar w:fldCharType="separate"/>
            </w:r>
            <w:r>
              <w:rPr>
                <w:noProof/>
                <w:webHidden/>
              </w:rPr>
              <w:t>5</w:t>
            </w:r>
            <w:r>
              <w:rPr>
                <w:noProof/>
                <w:webHidden/>
              </w:rPr>
              <w:fldChar w:fldCharType="end"/>
            </w:r>
          </w:hyperlink>
        </w:p>
        <w:p w14:paraId="579FB0D6" w14:textId="7DEC668B" w:rsidR="00C80E1A" w:rsidRDefault="00C80E1A">
          <w:pPr>
            <w:pStyle w:val="TOC1"/>
            <w:tabs>
              <w:tab w:val="right" w:leader="dot" w:pos="9350"/>
            </w:tabs>
            <w:rPr>
              <w:rFonts w:eastAsiaTheme="minorEastAsia" w:cstheme="minorBidi"/>
              <w:noProof/>
              <w:color w:val="auto"/>
              <w:szCs w:val="22"/>
            </w:rPr>
          </w:pPr>
          <w:hyperlink w:anchor="_Toc459191045" w:history="1">
            <w:r w:rsidRPr="00EA6CEB">
              <w:rPr>
                <w:rStyle w:val="Hyperlink"/>
                <w:noProof/>
              </w:rPr>
              <w:t>New products—2016 and beyond</w:t>
            </w:r>
            <w:r>
              <w:rPr>
                <w:noProof/>
                <w:webHidden/>
              </w:rPr>
              <w:tab/>
            </w:r>
            <w:r>
              <w:rPr>
                <w:noProof/>
                <w:webHidden/>
              </w:rPr>
              <w:fldChar w:fldCharType="begin"/>
            </w:r>
            <w:r>
              <w:rPr>
                <w:noProof/>
                <w:webHidden/>
              </w:rPr>
              <w:instrText xml:space="preserve"> PAGEREF _Toc459191045 \h </w:instrText>
            </w:r>
            <w:r>
              <w:rPr>
                <w:noProof/>
                <w:webHidden/>
              </w:rPr>
            </w:r>
            <w:r>
              <w:rPr>
                <w:noProof/>
                <w:webHidden/>
              </w:rPr>
              <w:fldChar w:fldCharType="separate"/>
            </w:r>
            <w:r>
              <w:rPr>
                <w:noProof/>
                <w:webHidden/>
              </w:rPr>
              <w:t>6</w:t>
            </w:r>
            <w:r>
              <w:rPr>
                <w:noProof/>
                <w:webHidden/>
              </w:rPr>
              <w:fldChar w:fldCharType="end"/>
            </w:r>
          </w:hyperlink>
        </w:p>
        <w:p w14:paraId="2BADD201" w14:textId="4CD88277" w:rsidR="001C1688" w:rsidRDefault="001C1688">
          <w:r>
            <w:rPr>
              <w:b/>
              <w:bCs/>
              <w:noProof/>
            </w:rPr>
            <w:fldChar w:fldCharType="end"/>
          </w:r>
        </w:p>
      </w:sdtContent>
    </w:sdt>
    <w:p w14:paraId="5FD25C1C" w14:textId="77777777" w:rsidR="001C1688" w:rsidRDefault="001C1688"/>
    <w:p w14:paraId="227791AE" w14:textId="77777777" w:rsidR="00BA5F89" w:rsidRDefault="00BA5F89" w:rsidP="00BA5F89">
      <w:pPr>
        <w:spacing w:after="160" w:line="259" w:lineRule="auto"/>
        <w:jc w:val="left"/>
        <w:rPr>
          <w:rFonts w:asciiTheme="majorHAnsi" w:eastAsiaTheme="majorEastAsia" w:hAnsiTheme="majorHAnsi" w:cstheme="majorBidi"/>
          <w:color w:val="2E74B5" w:themeColor="accent1" w:themeShade="BF"/>
          <w:sz w:val="32"/>
          <w:szCs w:val="32"/>
        </w:rPr>
      </w:pPr>
      <w:r>
        <w:br w:type="page"/>
      </w:r>
    </w:p>
    <w:p w14:paraId="601C8239" w14:textId="77777777" w:rsidR="00BA5F89" w:rsidRPr="002A3940" w:rsidRDefault="00BA5F89" w:rsidP="002A3940">
      <w:pPr>
        <w:pStyle w:val="OrangeHeader"/>
        <w:spacing w:before="0" w:after="240"/>
        <w:rPr>
          <w:rFonts w:asciiTheme="minorHAnsi" w:hAnsiTheme="minorHAnsi"/>
        </w:rPr>
      </w:pPr>
      <w:bookmarkStart w:id="1" w:name="_Toc383430725"/>
      <w:bookmarkStart w:id="2" w:name="_Toc383432911"/>
      <w:bookmarkStart w:id="3" w:name="_Toc459191036"/>
      <w:r w:rsidRPr="002A3940">
        <w:rPr>
          <w:rFonts w:asciiTheme="minorHAnsi" w:hAnsiTheme="minorHAnsi"/>
        </w:rPr>
        <w:lastRenderedPageBreak/>
        <w:t>Executive summary</w:t>
      </w:r>
      <w:bookmarkEnd w:id="1"/>
      <w:bookmarkEnd w:id="2"/>
      <w:bookmarkEnd w:id="3"/>
    </w:p>
    <w:p w14:paraId="40BC9F85" w14:textId="77777777" w:rsidR="00BA5F89" w:rsidRPr="00EF141B" w:rsidRDefault="00BA5F89" w:rsidP="00BA5F89">
      <w:r w:rsidRPr="00EF141B">
        <w:t xml:space="preserve">Contoso and Northwind have a long and trusted relationship that spans more than three decades. Their shared core values and </w:t>
      </w:r>
      <w:del w:id="4" w:author="Michael Atalla" w:date="2014-03-18T14:28:00Z">
        <w:r w:rsidRPr="00EF141B" w:rsidDel="0091219E">
          <w:delText xml:space="preserve">a vision of the future </w:delText>
        </w:r>
      </w:del>
      <w:ins w:id="5" w:author="Michael Atalla" w:date="2014-03-18T14:28:00Z">
        <w:r>
          <w:t xml:space="preserve">vision for how the landscape of technology will evolve </w:t>
        </w:r>
      </w:ins>
      <w:r w:rsidRPr="00EF141B">
        <w:t>has benefited both companies over the years and will continue to do so in the future.</w:t>
      </w:r>
      <w:r>
        <w:rPr>
          <w:rStyle w:val="FootnoteReference"/>
        </w:rPr>
        <w:footnoteReference w:id="1"/>
      </w:r>
    </w:p>
    <w:p w14:paraId="1F4090DA" w14:textId="0CB5B180" w:rsidR="00BA5F89" w:rsidRPr="00631C7E" w:rsidRDefault="00BA5F89" w:rsidP="00BA5F89">
      <w:r w:rsidRPr="00631C7E">
        <w:t xml:space="preserve">A </w:t>
      </w:r>
      <w:r w:rsidRPr="004C07A3">
        <w:t xml:space="preserve">sales analysis from </w:t>
      </w:r>
      <w:del w:id="6" w:author="Michael Atalla" w:date="2014-03-18T14:27:00Z">
        <w:r w:rsidRPr="004C07A3" w:rsidDel="0091219E">
          <w:delText xml:space="preserve">2011 </w:delText>
        </w:r>
      </w:del>
      <w:ins w:id="7" w:author="Isaiah Langer" w:date="2016-08-17T09:55:00Z">
        <w:r w:rsidR="00C80E1A">
          <w:t>201</w:t>
        </w:r>
      </w:ins>
      <w:ins w:id="8" w:author="Isaiah Langer" w:date="2016-08-17T09:57:00Z">
        <w:r w:rsidR="00C80E1A">
          <w:t>4</w:t>
        </w:r>
      </w:ins>
      <w:ins w:id="9" w:author="Isaiah Langer" w:date="2016-08-17T09:55:00Z">
        <w:r w:rsidR="00C80E1A">
          <w:t xml:space="preserve"> </w:t>
        </w:r>
      </w:ins>
      <w:r w:rsidRPr="004C07A3">
        <w:t xml:space="preserve">showed that 42.5 percent of Northwind electronics sales were of Northwind-brand products created by Contoso. </w:t>
      </w:r>
      <w:commentRangeStart w:id="10"/>
      <w:commentRangeStart w:id="11"/>
      <w:r w:rsidRPr="004C07A3">
        <w:t>A multiy</w:t>
      </w:r>
      <w:r w:rsidRPr="00665DE6">
        <w:t>ear analysis showed that while Northwind sales have remained relatively steady since 2007</w:t>
      </w:r>
      <w:commentRangeEnd w:id="10"/>
      <w:r w:rsidR="00C80E1A">
        <w:rPr>
          <w:rStyle w:val="CommentReference"/>
        </w:rPr>
        <w:commentReference w:id="10"/>
      </w:r>
      <w:commentRangeEnd w:id="11"/>
      <w:r w:rsidR="00763100">
        <w:rPr>
          <w:rStyle w:val="CommentReference"/>
        </w:rPr>
        <w:commentReference w:id="11"/>
      </w:r>
      <w:r w:rsidRPr="00665DE6">
        <w:t>,</w:t>
      </w:r>
      <w:r w:rsidRPr="00631C7E">
        <w:t xml:space="preserve"> Northwind-brand products created by Contoso have been a steadily increasing share of those sales.</w:t>
      </w:r>
    </w:p>
    <w:p w14:paraId="0B01C561" w14:textId="03135DE6" w:rsidR="00BA5F89" w:rsidRPr="00631C7E" w:rsidRDefault="00BA5F89" w:rsidP="00BA5F89">
      <w:r w:rsidRPr="00631C7E">
        <w:t xml:space="preserve">Customer research conducted in early </w:t>
      </w:r>
      <w:del w:id="12" w:author="Michael Atalla" w:date="2014-03-18T14:27:00Z">
        <w:r w:rsidRPr="00631C7E" w:rsidDel="0091219E">
          <w:delText xml:space="preserve">2012 </w:delText>
        </w:r>
      </w:del>
      <w:ins w:id="13" w:author="Isaiah Langer" w:date="2016-08-17T09:55:00Z">
        <w:r w:rsidR="00C80E1A">
          <w:t>201</w:t>
        </w:r>
      </w:ins>
      <w:ins w:id="14" w:author="Isaiah Langer" w:date="2016-08-17T09:57:00Z">
        <w:r w:rsidR="00C80E1A">
          <w:t>5</w:t>
        </w:r>
      </w:ins>
      <w:ins w:id="15" w:author="Michael Atalla" w:date="2014-03-18T14:27:00Z">
        <w:r w:rsidRPr="00631C7E">
          <w:t xml:space="preserve"> </w:t>
        </w:r>
      </w:ins>
      <w:r w:rsidRPr="00631C7E">
        <w:t xml:space="preserve">determined that consumer trends are favorable to Northwind/Contoso products, hitting a sweet spot that consumers are looking for: innovative, good-quality products for a </w:t>
      </w:r>
      <w:del w:id="16" w:author="David Alexander" w:date="2014-03-18T15:11:00Z">
        <w:r w:rsidRPr="00631C7E" w:rsidDel="00CF7C70">
          <w:delText xml:space="preserve">good </w:delText>
        </w:r>
      </w:del>
      <w:ins w:id="17" w:author="David Alexander" w:date="2014-03-18T15:11:00Z">
        <w:r>
          <w:t>competitive</w:t>
        </w:r>
        <w:r w:rsidRPr="00631C7E">
          <w:t xml:space="preserve"> </w:t>
        </w:r>
      </w:ins>
      <w:r w:rsidRPr="00631C7E">
        <w:t>price from companies they know and trust.</w:t>
      </w:r>
    </w:p>
    <w:p w14:paraId="5DFDC6F8" w14:textId="77777777" w:rsidR="00BA5F89" w:rsidRDefault="00BA5F89" w:rsidP="00BA5F89">
      <w:r w:rsidRPr="00631C7E">
        <w:t xml:space="preserve">With exciting sustainability programs and new, innovative products on the horizon, a </w:t>
      </w:r>
      <w:del w:id="18" w:author="Michael Atalla" w:date="2014-03-18T14:28:00Z">
        <w:r w:rsidRPr="00631C7E" w:rsidDel="0091219E">
          <w:delText xml:space="preserve">renewal </w:delText>
        </w:r>
      </w:del>
      <w:ins w:id="19" w:author="Michael Atalla" w:date="2014-03-18T14:28:00Z">
        <w:r>
          <w:t xml:space="preserve">reinvigoration </w:t>
        </w:r>
      </w:ins>
      <w:r w:rsidRPr="00631C7E">
        <w:t>of the exclusive Northwind/Contoso partnership will clearly benefit both companies.</w:t>
      </w:r>
    </w:p>
    <w:p w14:paraId="6BC702CA" w14:textId="77777777" w:rsidR="00BA5F89" w:rsidRPr="00DD53E5" w:rsidRDefault="00BA5F89" w:rsidP="00BA5F89">
      <w:pPr>
        <w:pStyle w:val="Heading2"/>
      </w:pPr>
      <w:bookmarkStart w:id="20" w:name="_Toc382405483"/>
      <w:del w:id="21" w:author="David Alexander" w:date="2014-03-18T15:17:00Z">
        <w:r w:rsidRPr="00665DE6" w:rsidDel="00CF7C70">
          <w:delText xml:space="preserve">Thirty-five </w:delText>
        </w:r>
      </w:del>
      <w:bookmarkStart w:id="22" w:name="_Toc383430726"/>
      <w:bookmarkStart w:id="23" w:name="_Toc383432912"/>
      <w:bookmarkStart w:id="24" w:name="_Toc459191037"/>
      <w:ins w:id="25" w:author="David Alexander" w:date="2014-03-18T15:17:00Z">
        <w:r>
          <w:t xml:space="preserve">Forty </w:t>
        </w:r>
      </w:ins>
      <w:r w:rsidRPr="00665DE6">
        <w:t>years of sights and sound</w:t>
      </w:r>
      <w:bookmarkEnd w:id="20"/>
      <w:bookmarkEnd w:id="22"/>
      <w:bookmarkEnd w:id="23"/>
      <w:bookmarkEnd w:id="24"/>
    </w:p>
    <w:p w14:paraId="4CC2F266" w14:textId="192CF713" w:rsidR="00BA5F89" w:rsidRPr="00631C7E" w:rsidRDefault="00BA5F89" w:rsidP="00BA5F89">
      <w:r w:rsidRPr="00631C7E">
        <w:t>Contoso produced the first Northwind-brand</w:t>
      </w:r>
      <w:ins w:id="26" w:author="Michael Atalla" w:date="2014-03-18T14:29:00Z">
        <w:r>
          <w:t>ed</w:t>
        </w:r>
      </w:ins>
      <w:r w:rsidRPr="00631C7E">
        <w:t xml:space="preserve"> </w:t>
      </w:r>
      <w:del w:id="27" w:author="Michael Atalla" w:date="2014-03-18T14:29:00Z">
        <w:r w:rsidRPr="00631C7E" w:rsidDel="0091219E">
          <w:delText xml:space="preserve">integrated </w:delText>
        </w:r>
      </w:del>
      <w:r w:rsidRPr="00631C7E">
        <w:t xml:space="preserve">music center in November 1974, and Northwind released it just in time for </w:t>
      </w:r>
      <w:del w:id="28" w:author="Michael Atalla" w:date="2014-03-18T14:29:00Z">
        <w:r w:rsidRPr="00631C7E" w:rsidDel="0091219E">
          <w:delText>Christmas</w:delText>
        </w:r>
      </w:del>
      <w:ins w:id="29" w:author="Michael Atalla" w:date="2014-03-18T14:29:00Z">
        <w:r>
          <w:t>the holidays</w:t>
        </w:r>
      </w:ins>
      <w:r w:rsidRPr="00631C7E">
        <w:t xml:space="preserve">. It was a hit. Word spread all across </w:t>
      </w:r>
      <w:commentRangeStart w:id="30"/>
      <w:commentRangeStart w:id="31"/>
      <w:r w:rsidRPr="00631C7E">
        <w:t>Cleveland, Ohio</w:t>
      </w:r>
      <w:commentRangeEnd w:id="30"/>
      <w:r w:rsidR="00C80E1A">
        <w:rPr>
          <w:rStyle w:val="CommentReference"/>
        </w:rPr>
        <w:commentReference w:id="30"/>
      </w:r>
      <w:commentRangeEnd w:id="31"/>
      <w:r w:rsidR="00763100">
        <w:rPr>
          <w:rStyle w:val="CommentReference"/>
        </w:rPr>
        <w:commentReference w:id="31"/>
      </w:r>
      <w:r w:rsidRPr="00631C7E">
        <w:t xml:space="preserve"> that Northwind was the place to go for the latest stereo equipment. </w:t>
      </w:r>
      <w:ins w:id="32" w:author="David Alexander" w:date="2014-03-18T15:12:00Z">
        <w:r>
          <w:t>Toledo followed soon after.</w:t>
        </w:r>
      </w:ins>
    </w:p>
    <w:p w14:paraId="6DDA05FF" w14:textId="5B792600" w:rsidR="00BA5F89" w:rsidRDefault="00BA5F89" w:rsidP="00BA5F89">
      <w:pPr>
        <w:rPr>
          <w:noProof/>
        </w:rPr>
      </w:pPr>
      <w:r w:rsidRPr="00631C7E">
        <w:t xml:space="preserve">In 1975, Northwind became known for TVs too, when it released the Contoso-produced CR-113. Since then, Northwind and Contoso have grown into </w:t>
      </w:r>
      <w:del w:id="33" w:author="Michael Atalla" w:date="2014-03-18T14:30:00Z">
        <w:r w:rsidRPr="00631C7E" w:rsidDel="0091219E">
          <w:delText xml:space="preserve">multinational </w:delText>
        </w:r>
      </w:del>
      <w:ins w:id="34" w:author="Michael Atalla" w:date="2014-03-18T14:30:00Z">
        <w:r>
          <w:t xml:space="preserve">global </w:t>
        </w:r>
      </w:ins>
      <w:r w:rsidRPr="00631C7E">
        <w:t xml:space="preserve">companies, but neither organization has forgotten the values that the </w:t>
      </w:r>
      <w:r>
        <w:t>companies were founded on.</w:t>
      </w:r>
      <w:r w:rsidRPr="00F34C49">
        <w:rPr>
          <w:noProof/>
        </w:rPr>
        <w:t xml:space="preserve"> </w:t>
      </w:r>
    </w:p>
    <w:p w14:paraId="60250AC2" w14:textId="5D4F0895" w:rsidR="00EE1C11" w:rsidRDefault="00DE7D9D" w:rsidP="00A94674">
      <w:pPr>
        <w:jc w:val="center"/>
      </w:pPr>
      <w:r w:rsidRPr="00DE7D9D">
        <w:rPr>
          <w:rFonts w:ascii="Calibri" w:eastAsia="Calibri" w:hAnsi="Calibri"/>
          <w:noProof/>
          <w:color w:val="262626"/>
        </w:rPr>
        <w:drawing>
          <wp:inline distT="0" distB="0" distL="0" distR="0" wp14:anchorId="5F8AE57B" wp14:editId="7130197F">
            <wp:extent cx="5166360" cy="24027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410" t="24506" r="6410" b="3401"/>
                    <a:stretch/>
                  </pic:blipFill>
                  <pic:spPr bwMode="auto">
                    <a:xfrm>
                      <a:off x="0" y="0"/>
                      <a:ext cx="5166360" cy="2402737"/>
                    </a:xfrm>
                    <a:prstGeom prst="rect">
                      <a:avLst/>
                    </a:prstGeom>
                    <a:ln>
                      <a:noFill/>
                    </a:ln>
                    <a:extLst>
                      <a:ext uri="{53640926-AAD7-44D8-BBD7-CCE9431645EC}">
                        <a14:shadowObscured xmlns:a14="http://schemas.microsoft.com/office/drawing/2010/main"/>
                      </a:ext>
                    </a:extLst>
                  </pic:spPr>
                </pic:pic>
              </a:graphicData>
            </a:graphic>
          </wp:inline>
        </w:drawing>
      </w:r>
    </w:p>
    <w:p w14:paraId="2E6ADC98" w14:textId="512605CA" w:rsidR="00CF7DBB" w:rsidRPr="002A3940" w:rsidRDefault="006F7729" w:rsidP="002A3940">
      <w:pPr>
        <w:pStyle w:val="OrangeHeader"/>
        <w:spacing w:before="0" w:after="240"/>
        <w:rPr>
          <w:rFonts w:asciiTheme="minorHAnsi" w:hAnsiTheme="minorHAnsi"/>
        </w:rPr>
      </w:pPr>
      <w:bookmarkStart w:id="35" w:name="_Toc383432913"/>
      <w:bookmarkStart w:id="36" w:name="_Toc459191038"/>
      <w:r w:rsidRPr="002A3940">
        <w:rPr>
          <w:rFonts w:asciiTheme="minorHAnsi" w:hAnsiTheme="minorHAnsi"/>
        </w:rPr>
        <w:lastRenderedPageBreak/>
        <w:t>Shared values</w:t>
      </w:r>
      <w:bookmarkEnd w:id="35"/>
      <w:bookmarkEnd w:id="36"/>
    </w:p>
    <w:p w14:paraId="291DDF51" w14:textId="0BD2D804" w:rsidR="006F7729" w:rsidRPr="006F7729" w:rsidRDefault="006F7729" w:rsidP="00671B2A">
      <w:pPr>
        <w:pStyle w:val="Heading2"/>
      </w:pPr>
      <w:bookmarkStart w:id="37" w:name="_Toc383432914"/>
      <w:bookmarkStart w:id="38" w:name="_Toc459191039"/>
      <w:r w:rsidRPr="006F7729">
        <w:t xml:space="preserve">Coming </w:t>
      </w:r>
      <w:commentRangeStart w:id="39"/>
      <w:r w:rsidR="007F4036" w:rsidRPr="007F4036">
        <w:t>Innovation</w:t>
      </w:r>
      <w:bookmarkEnd w:id="37"/>
      <w:bookmarkEnd w:id="38"/>
      <w:commentRangeEnd w:id="39"/>
      <w:r w:rsidR="00763100">
        <w:rPr>
          <w:rStyle w:val="CommentReference"/>
          <w:rFonts w:asciiTheme="minorHAnsi" w:eastAsiaTheme="minorHAnsi" w:hAnsiTheme="minorHAnsi" w:cs="Segoe UI"/>
          <w:color w:val="262626" w:themeColor="text1" w:themeTint="D9"/>
        </w:rPr>
        <w:commentReference w:id="39"/>
      </w:r>
    </w:p>
    <w:p w14:paraId="2CA3262A" w14:textId="0A92EFD9" w:rsidR="00CF7DBB" w:rsidRDefault="00C5530D" w:rsidP="00CA6303">
      <w:r>
        <w:rPr>
          <w:noProof/>
        </w:rPr>
        <mc:AlternateContent>
          <mc:Choice Requires="wps">
            <w:drawing>
              <wp:anchor distT="45720" distB="45720" distL="114300" distR="114300" simplePos="0" relativeHeight="251658240" behindDoc="1" locked="0" layoutInCell="1" allowOverlap="1" wp14:anchorId="55AA16C5" wp14:editId="3C09A24E">
                <wp:simplePos x="0" y="0"/>
                <wp:positionH relativeFrom="margin">
                  <wp:align>right</wp:align>
                </wp:positionH>
                <wp:positionV relativeFrom="paragraph">
                  <wp:posOffset>10795</wp:posOffset>
                </wp:positionV>
                <wp:extent cx="2121408" cy="1645920"/>
                <wp:effectExtent l="0" t="0" r="0" b="0"/>
                <wp:wrapTight wrapText="bothSides">
                  <wp:wrapPolygon edited="0">
                    <wp:start x="0" y="0"/>
                    <wp:lineTo x="0" y="21250"/>
                    <wp:lineTo x="21341" y="21250"/>
                    <wp:lineTo x="2134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1408" cy="1645920"/>
                        </a:xfrm>
                        <a:prstGeom prst="rect">
                          <a:avLst/>
                        </a:prstGeom>
                        <a:gradFill>
                          <a:gsLst>
                            <a:gs pos="0">
                              <a:srgbClr val="F4F4F0"/>
                            </a:gs>
                            <a:gs pos="100000">
                              <a:schemeClr val="bg2"/>
                            </a:gs>
                          </a:gsLst>
                          <a:lin ang="5400000" scaled="0"/>
                        </a:gradFill>
                        <a:ln w="9525">
                          <a:noFill/>
                          <a:miter lim="800000"/>
                          <a:headEnd/>
                          <a:tailEnd/>
                        </a:ln>
                      </wps:spPr>
                      <wps:txbx>
                        <w:txbxContent>
                          <w:p w14:paraId="19A3A7F3" w14:textId="77777777" w:rsidR="00A34E0A" w:rsidRPr="006D32DF" w:rsidRDefault="00A34E0A" w:rsidP="00A34E0A">
                            <w:pPr>
                              <w:rPr>
                                <w:b/>
                              </w:rPr>
                            </w:pPr>
                            <w:r w:rsidRPr="006D32DF">
                              <w:rPr>
                                <w:b/>
                              </w:rPr>
                              <w:t>Innovation. Responsibility.</w:t>
                            </w:r>
                          </w:p>
                          <w:p w14:paraId="5E7BE832" w14:textId="366ED6C4" w:rsidR="00C5530D" w:rsidRDefault="00A34E0A" w:rsidP="00A34E0A">
                            <w:r>
                              <w:t>Those words have driven both companies to great heights, and through it all, both companies have remained true to these values. Let’s look at each of these in more detail.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AA16C5" id="_x0000_t202" coordsize="21600,21600" o:spt="202" path="m,l,21600r21600,l21600,xe">
                <v:stroke joinstyle="miter"/>
                <v:path gradientshapeok="t" o:connecttype="rect"/>
              </v:shapetype>
              <v:shape id="Text Box 2" o:spid="_x0000_s1028" type="#_x0000_t202" style="position:absolute;left:0;text-align:left;margin-left:115.85pt;margin-top:.85pt;width:167.05pt;height:129.6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" fillcolor="#f4f4f0" stroked="f">
                <v:fill color2="#e7e6e6 [3214]" focus="100%" type="gradient">
                  <o:fill v:ext="view" type="gradientUnscaled"/>
                </v:fill>
                <v:textbox>
                  <w:txbxContent>
                    <w:p w14:paraId="19A3A7F3" w14:textId="77777777" w:rsidR="00A34E0A" w:rsidRPr="006D32DF" w:rsidRDefault="00A34E0A" w:rsidP="00A34E0A">
                      <w:pPr>
                        <w:rPr>
                          <w:b/>
                        </w:rPr>
                      </w:pPr>
                      <w:r w:rsidRPr="006D32DF">
                        <w:rPr>
                          <w:b/>
                        </w:rPr>
                        <w:t>Innovation. Responsibility.</w:t>
                      </w:r>
                    </w:p>
                    <w:p w14:paraId="5E7BE832" w14:textId="366ED6C4" w:rsidR="00C5530D" w:rsidRDefault="00A34E0A" w:rsidP="00A34E0A">
                      <w:r>
                        <w:t>Those words have driven both companies to great heights, and through it all, both companies have remained true to these values. Let’s look at each of these in more detail.</w:t>
                      </w:r>
                    </w:p>
                  </w:txbxContent>
                </v:textbox>
                <w10:wrap type="tight" anchorx="margin"/>
              </v:shape>
            </w:pict>
          </mc:Fallback>
        </mc:AlternateContent>
      </w:r>
      <w:r w:rsidR="00A71B50" w:rsidRPr="00631C7E">
        <w:t xml:space="preserve">From that first music center onward, Northwind and Contoso have been about pushing the boundaries of what’s possible. Thanks to consistent and substantial investments in research and development, Contoso and Northwind have launched a variety of cutting-edge products over the years. Now, Northwind and Contoso are </w:t>
      </w:r>
      <w:del w:id="40" w:author="David Alexander" w:date="2014-03-18T15:15:00Z">
        <w:r w:rsidR="00A71B50" w:rsidRPr="00631C7E" w:rsidDel="00CF7C70">
          <w:delText>on the cusp of</w:delText>
        </w:r>
      </w:del>
      <w:ins w:id="41" w:author="David Alexander" w:date="2014-03-18T15:15:00Z">
        <w:r w:rsidR="00A71B50">
          <w:t>leading the market with</w:t>
        </w:r>
      </w:ins>
      <w:r w:rsidR="00A71B50" w:rsidRPr="00631C7E">
        <w:t xml:space="preserve"> new breakthroughs in smart TVs and 3D TVs, true surround-sound stereo systems, and immersive home theatre experiences.</w:t>
      </w:r>
    </w:p>
    <w:p w14:paraId="349963C2" w14:textId="21055274" w:rsidR="002E6E8A" w:rsidRPr="006F7729" w:rsidRDefault="002E6E8A" w:rsidP="00671B2A">
      <w:pPr>
        <w:pStyle w:val="Heading2"/>
      </w:pPr>
      <w:bookmarkStart w:id="42" w:name="_Toc383432915"/>
      <w:bookmarkStart w:id="43" w:name="_Toc459191040"/>
      <w:commentRangeStart w:id="44"/>
      <w:r>
        <w:t>Responsibility</w:t>
      </w:r>
      <w:bookmarkEnd w:id="42"/>
      <w:bookmarkEnd w:id="43"/>
      <w:commentRangeEnd w:id="44"/>
      <w:r w:rsidR="00763100">
        <w:rPr>
          <w:rStyle w:val="CommentReference"/>
          <w:rFonts w:asciiTheme="minorHAnsi" w:eastAsiaTheme="minorHAnsi" w:hAnsiTheme="minorHAnsi" w:cs="Segoe UI"/>
          <w:color w:val="262626" w:themeColor="text1" w:themeTint="D9"/>
        </w:rPr>
        <w:commentReference w:id="44"/>
      </w:r>
    </w:p>
    <w:p w14:paraId="15091FA3" w14:textId="00001048" w:rsidR="00E50FF2" w:rsidRDefault="00895B16" w:rsidP="00D74C9A">
      <w:r>
        <w:rPr>
          <w:noProof/>
        </w:rPr>
        <mc:AlternateContent>
          <mc:Choice Requires="wpg">
            <w:drawing>
              <wp:anchor distT="0" distB="0" distL="114300" distR="114300" simplePos="0" relativeHeight="251662336" behindDoc="0" locked="0" layoutInCell="1" allowOverlap="1" wp14:anchorId="1D7D5234" wp14:editId="4EEB359D">
                <wp:simplePos x="0" y="0"/>
                <wp:positionH relativeFrom="column">
                  <wp:posOffset>502773</wp:posOffset>
                </wp:positionH>
                <wp:positionV relativeFrom="paragraph">
                  <wp:posOffset>1332077</wp:posOffset>
                </wp:positionV>
                <wp:extent cx="5770358" cy="4084186"/>
                <wp:effectExtent l="0" t="0" r="0" b="0"/>
                <wp:wrapNone/>
                <wp:docPr id="469" name="Group 469"/>
                <wp:cNvGraphicFramePr/>
                <a:graphic xmlns:a="http://schemas.openxmlformats.org/drawingml/2006/main">
                  <a:graphicData uri="http://schemas.microsoft.com/office/word/2010/wordprocessingGroup">
                    <wpg:wgp>
                      <wpg:cNvGrpSpPr/>
                      <wpg:grpSpPr>
                        <a:xfrm>
                          <a:off x="0" y="0"/>
                          <a:ext cx="5770358" cy="4084186"/>
                          <a:chOff x="0" y="0"/>
                          <a:chExt cx="5770358" cy="4084186"/>
                        </a:xfrm>
                      </wpg:grpSpPr>
                      <wpg:grpSp>
                        <wpg:cNvPr id="28" name="Group 1"/>
                        <wpg:cNvGrpSpPr/>
                        <wpg:grpSpPr>
                          <a:xfrm>
                            <a:off x="0" y="0"/>
                            <a:ext cx="4924332" cy="4084186"/>
                            <a:chOff x="2" y="0"/>
                            <a:chExt cx="7558507" cy="6268819"/>
                          </a:xfrm>
                        </wpg:grpSpPr>
                        <wpg:grpSp>
                          <wpg:cNvPr id="29" name="Group 29"/>
                          <wpg:cNvGrpSpPr/>
                          <wpg:grpSpPr>
                            <a:xfrm>
                              <a:off x="1750283" y="805087"/>
                              <a:ext cx="4773925" cy="4650404"/>
                              <a:chOff x="1750283" y="805087"/>
                              <a:chExt cx="8254436" cy="8040850"/>
                            </a:xfrm>
                            <a:solidFill>
                              <a:srgbClr val="555555">
                                <a:alpha val="60000"/>
                              </a:srgbClr>
                            </a:solidFill>
                          </wpg:grpSpPr>
                          <wps:wsp>
                            <wps:cNvPr id="30" name="Circular Arrow 30"/>
                            <wps:cNvSpPr/>
                            <wps:spPr>
                              <a:xfrm rot="19224978">
                                <a:off x="1750283" y="805087"/>
                                <a:ext cx="7891272" cy="7891262"/>
                              </a:xfrm>
                              <a:prstGeom prst="circularArrow">
                                <a:avLst>
                                  <a:gd name="adj1" fmla="val 8191"/>
                                  <a:gd name="adj2" fmla="val 1140370"/>
                                  <a:gd name="adj3" fmla="val 20518936"/>
                                  <a:gd name="adj4" fmla="val 10800000"/>
                                  <a:gd name="adj5" fmla="val 8844"/>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 name="Circular Arrow 31"/>
                            <wps:cNvSpPr/>
                            <wps:spPr>
                              <a:xfrm rot="8395179">
                                <a:off x="1856150" y="952846"/>
                                <a:ext cx="8148569" cy="7893091"/>
                              </a:xfrm>
                              <a:prstGeom prst="circularArrow">
                                <a:avLst>
                                  <a:gd name="adj1" fmla="val 8784"/>
                                  <a:gd name="adj2" fmla="val 1140370"/>
                                  <a:gd name="adj3" fmla="val 20526425"/>
                                  <a:gd name="adj4" fmla="val 10800000"/>
                                  <a:gd name="adj5" fmla="val 10006"/>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448" name="Group 448"/>
                          <wpg:cNvGrpSpPr/>
                          <wpg:grpSpPr>
                            <a:xfrm>
                              <a:off x="2" y="2472230"/>
                              <a:ext cx="1934610" cy="1984872"/>
                              <a:chOff x="2" y="2472230"/>
                              <a:chExt cx="1934610" cy="1984872"/>
                            </a:xfrm>
                            <a:solidFill>
                              <a:srgbClr val="002060"/>
                            </a:solidFill>
                          </wpg:grpSpPr>
                          <wps:wsp>
                            <wps:cNvPr id="449" name="TextBox 28"/>
                            <wps:cNvSpPr txBox="1"/>
                            <wps:spPr>
                              <a:xfrm>
                                <a:off x="92481" y="2472230"/>
                                <a:ext cx="497146" cy="805686"/>
                              </a:xfrm>
                              <a:custGeom>
                                <a:avLst/>
                                <a:gdLst/>
                                <a:ahLst/>
                                <a:cxnLst/>
                                <a:rect l="l" t="t" r="r" b="b"/>
                                <a:pathLst>
                                  <a:path w="497146" h="805686">
                                    <a:moveTo>
                                      <a:pt x="173678" y="0"/>
                                    </a:moveTo>
                                    <a:lnTo>
                                      <a:pt x="439917" y="0"/>
                                    </a:lnTo>
                                    <a:lnTo>
                                      <a:pt x="439917" y="526508"/>
                                    </a:lnTo>
                                    <a:lnTo>
                                      <a:pt x="497146" y="526508"/>
                                    </a:lnTo>
                                    <a:lnTo>
                                      <a:pt x="497146" y="663858"/>
                                    </a:lnTo>
                                    <a:lnTo>
                                      <a:pt x="439917" y="663858"/>
                                    </a:lnTo>
                                    <a:lnTo>
                                      <a:pt x="439917" y="805686"/>
                                    </a:lnTo>
                                    <a:lnTo>
                                      <a:pt x="238869" y="805686"/>
                                    </a:lnTo>
                                    <a:lnTo>
                                      <a:pt x="238869" y="663858"/>
                                    </a:lnTo>
                                    <a:lnTo>
                                      <a:pt x="0" y="663858"/>
                                    </a:lnTo>
                                    <a:lnTo>
                                      <a:pt x="0" y="526508"/>
                                    </a:lnTo>
                                    <a:lnTo>
                                      <a:pt x="173678" y="0"/>
                                    </a:lnTo>
                                    <a:close/>
                                    <a:moveTo>
                                      <a:pt x="238869" y="183631"/>
                                    </a:moveTo>
                                    <a:lnTo>
                                      <a:pt x="150040" y="526508"/>
                                    </a:lnTo>
                                    <a:lnTo>
                                      <a:pt x="238869" y="526508"/>
                                    </a:lnTo>
                                    <a:lnTo>
                                      <a:pt x="238869" y="183631"/>
                                    </a:lnTo>
                                    <a:close/>
                                  </a:path>
                                </a:pathLst>
                              </a:custGeom>
                              <a:solidFill>
                                <a:srgbClr val="DE5A00"/>
                              </a:solidFill>
                              <a:ln>
                                <a:noFill/>
                              </a:ln>
                              <a:effectLst/>
                            </wps:spPr>
                            <wps:bodyPr rot="0" spcFirstLastPara="0" vert="horz" wrap="square" lIns="91440" tIns="45720" rIns="91440" bIns="45720" numCol="1" spcCol="0" rtlCol="0" fromWordArt="0" anchor="t" anchorCtr="0" forceAA="0" compatLnSpc="1">
                              <a:prstTxWarp prst="textNoShape">
                                <a:avLst/>
                              </a:prstTxWarp>
                              <a:noAutofit/>
                            </wps:bodyPr>
                          </wps:wsp>
                          <wps:wsp>
                            <wps:cNvPr id="450" name="Rectangle 450"/>
                            <wps:cNvSpPr/>
                            <wps:spPr>
                              <a:xfrm>
                                <a:off x="2" y="3436017"/>
                                <a:ext cx="1934610" cy="1021085"/>
                              </a:xfrm>
                              <a:prstGeom prst="rect">
                                <a:avLst/>
                              </a:prstGeom>
                              <a:noFill/>
                            </wps:spPr>
                            <wps:txbx>
                              <w:txbxContent>
                                <w:p w14:paraId="4EEDEA20" w14:textId="77777777" w:rsidR="00396408" w:rsidRPr="00E03F51" w:rsidRDefault="00396408" w:rsidP="00396408">
                                  <w:pPr>
                                    <w:pStyle w:val="NormalWeb"/>
                                    <w:spacing w:before="0" w:beforeAutospacing="0" w:after="0" w:afterAutospacing="0"/>
                                    <w:rPr>
                                      <w:b/>
                                      <w:color w:val="DE5A00"/>
                                      <w:sz w:val="22"/>
                                      <w:szCs w:val="22"/>
                                      <w14:textFill>
                                        <w14:solidFill>
                                          <w14:srgbClr w14:val="DE5A00">
                                            <w14:alpha w14:val="1000"/>
                                          </w14:srgbClr>
                                        </w14:solidFill>
                                      </w14:textFill>
                                    </w:rPr>
                                  </w:pPr>
                                  <w:r w:rsidRPr="00E03F51">
                                    <w:rPr>
                                      <w:rFonts w:asciiTheme="minorHAnsi" w:hAnsi="Calibri" w:cstheme="minorBidi"/>
                                      <w:b/>
                                      <w:color w:val="DE5A00"/>
                                      <w:kern w:val="24"/>
                                      <w:sz w:val="22"/>
                                      <w:szCs w:val="22"/>
                                      <w14:textFill>
                                        <w14:solidFill>
                                          <w14:srgbClr w14:val="DE5A00">
                                            <w14:alpha w14:val="1000"/>
                                          </w14:srgbClr>
                                        </w14:solidFill>
                                      </w14:textFill>
                                    </w:rPr>
                                    <w:t>CONTOSO REUSES AND RECYCLES 55% OF PARTS</w:t>
                                  </w:r>
                                </w:p>
                              </w:txbxContent>
                            </wps:txbx>
                            <wps:bodyPr wrap="square" anchor="ctr" anchorCtr="0">
                              <a:noAutofit/>
                            </wps:bodyPr>
                          </wps:wsp>
                          <wps:wsp>
                            <wps:cNvPr id="451" name="Freeform 451"/>
                            <wps:cNvSpPr/>
                            <wps:spPr>
                              <a:xfrm>
                                <a:off x="651429" y="2472231"/>
                                <a:ext cx="917534" cy="870300"/>
                              </a:xfrm>
                              <a:custGeom>
                                <a:avLst/>
                                <a:gdLst>
                                  <a:gd name="connsiteX0" fmla="*/ 2450069 w 6248391"/>
                                  <a:gd name="connsiteY0" fmla="*/ 5066634 h 5926729"/>
                                  <a:gd name="connsiteX1" fmla="*/ 1738293 w 6248391"/>
                                  <a:gd name="connsiteY1" fmla="*/ 5308581 h 5926729"/>
                                  <a:gd name="connsiteX2" fmla="*/ 3103429 w 6248391"/>
                                  <a:gd name="connsiteY2" fmla="*/ 5765884 h 5926729"/>
                                  <a:gd name="connsiteX3" fmla="*/ 4377624 w 6248391"/>
                                  <a:gd name="connsiteY3" fmla="*/ 5287582 h 5926729"/>
                                  <a:gd name="connsiteX4" fmla="*/ 3008574 w 6248391"/>
                                  <a:gd name="connsiteY4" fmla="*/ 5197108 h 5926729"/>
                                  <a:gd name="connsiteX5" fmla="*/ 3008569 w 6248391"/>
                                  <a:gd name="connsiteY5" fmla="*/ 5190725 h 5926729"/>
                                  <a:gd name="connsiteX6" fmla="*/ 985146 w 6248391"/>
                                  <a:gd name="connsiteY6" fmla="*/ 4915486 h 5926729"/>
                                  <a:gd name="connsiteX7" fmla="*/ 858146 w 6248391"/>
                                  <a:gd name="connsiteY7" fmla="*/ 4963111 h 5926729"/>
                                  <a:gd name="connsiteX8" fmla="*/ 1518546 w 6248391"/>
                                  <a:gd name="connsiteY8" fmla="*/ 5166311 h 5926729"/>
                                  <a:gd name="connsiteX9" fmla="*/ 1655071 w 6248391"/>
                                  <a:gd name="connsiteY9" fmla="*/ 5118686 h 5926729"/>
                                  <a:gd name="connsiteX10" fmla="*/ 744961 w 6248391"/>
                                  <a:gd name="connsiteY10" fmla="*/ 4687779 h 5926729"/>
                                  <a:gd name="connsiteX11" fmla="*/ 203584 w 6248391"/>
                                  <a:gd name="connsiteY11" fmla="*/ 4794474 h 5926729"/>
                                  <a:gd name="connsiteX12" fmla="*/ 775302 w 6248391"/>
                                  <a:gd name="connsiteY12" fmla="*/ 4985992 h 5926729"/>
                                  <a:gd name="connsiteX13" fmla="*/ 778771 w 6248391"/>
                                  <a:gd name="connsiteY13" fmla="*/ 4940886 h 5926729"/>
                                  <a:gd name="connsiteX14" fmla="*/ 931171 w 6248391"/>
                                  <a:gd name="connsiteY14" fmla="*/ 4890086 h 5926729"/>
                                  <a:gd name="connsiteX15" fmla="*/ 934346 w 6248391"/>
                                  <a:gd name="connsiteY15" fmla="*/ 4798011 h 5926729"/>
                                  <a:gd name="connsiteX16" fmla="*/ 1054095 w 6248391"/>
                                  <a:gd name="connsiteY16" fmla="*/ 4756466 h 5926729"/>
                                  <a:gd name="connsiteX17" fmla="*/ 2346825 w 6248391"/>
                                  <a:gd name="connsiteY17" fmla="*/ 4194604 h 5926729"/>
                                  <a:gd name="connsiteX18" fmla="*/ 2349206 w 6248391"/>
                                  <a:gd name="connsiteY18" fmla="*/ 4194604 h 5926729"/>
                                  <a:gd name="connsiteX19" fmla="*/ 2406356 w 6248391"/>
                                  <a:gd name="connsiteY19" fmla="*/ 4194604 h 5926729"/>
                                  <a:gd name="connsiteX20" fmla="*/ 2406356 w 6248391"/>
                                  <a:gd name="connsiteY20" fmla="*/ 4196755 h 5926729"/>
                                  <a:gd name="connsiteX21" fmla="*/ 2792118 w 6248391"/>
                                  <a:gd name="connsiteY21" fmla="*/ 4211273 h 5926729"/>
                                  <a:gd name="connsiteX22" fmla="*/ 2792118 w 6248391"/>
                                  <a:gd name="connsiteY22" fmla="*/ 4277947 h 5926729"/>
                                  <a:gd name="connsiteX23" fmla="*/ 2406356 w 6248391"/>
                                  <a:gd name="connsiteY23" fmla="*/ 4265570 h 5926729"/>
                                  <a:gd name="connsiteX24" fmla="*/ 2406356 w 6248391"/>
                                  <a:gd name="connsiteY24" fmla="*/ 4696497 h 5926729"/>
                                  <a:gd name="connsiteX25" fmla="*/ 2346825 w 6248391"/>
                                  <a:gd name="connsiteY25" fmla="*/ 4696497 h 5926729"/>
                                  <a:gd name="connsiteX26" fmla="*/ 2346825 w 6248391"/>
                                  <a:gd name="connsiteY26" fmla="*/ 4263660 h 5926729"/>
                                  <a:gd name="connsiteX27" fmla="*/ 1264547 w 6248391"/>
                                  <a:gd name="connsiteY27" fmla="*/ 4115387 h 5926729"/>
                                  <a:gd name="connsiteX28" fmla="*/ 1648722 w 6248391"/>
                                  <a:gd name="connsiteY28" fmla="*/ 4134437 h 5926729"/>
                                  <a:gd name="connsiteX29" fmla="*/ 1636022 w 6248391"/>
                                  <a:gd name="connsiteY29" fmla="*/ 4902787 h 5926729"/>
                                  <a:gd name="connsiteX30" fmla="*/ 1601097 w 6248391"/>
                                  <a:gd name="connsiteY30" fmla="*/ 4893262 h 5926729"/>
                                  <a:gd name="connsiteX31" fmla="*/ 1610622 w 6248391"/>
                                  <a:gd name="connsiteY31" fmla="*/ 4188412 h 5926729"/>
                                  <a:gd name="connsiteX32" fmla="*/ 1502672 w 6248391"/>
                                  <a:gd name="connsiteY32" fmla="*/ 4180416 h 5926729"/>
                                  <a:gd name="connsiteX33" fmla="*/ 1502672 w 6248391"/>
                                  <a:gd name="connsiteY33" fmla="*/ 4800378 h 5926729"/>
                                  <a:gd name="connsiteX34" fmla="*/ 1456953 w 6248391"/>
                                  <a:gd name="connsiteY34" fmla="*/ 4798111 h 5926729"/>
                                  <a:gd name="connsiteX35" fmla="*/ 1456953 w 6248391"/>
                                  <a:gd name="connsiteY35" fmla="*/ 4177029 h 5926729"/>
                                  <a:gd name="connsiteX36" fmla="*/ 1353447 w 6248391"/>
                                  <a:gd name="connsiteY36" fmla="*/ 4169362 h 5926729"/>
                                  <a:gd name="connsiteX37" fmla="*/ 1347097 w 6248391"/>
                                  <a:gd name="connsiteY37" fmla="*/ 4782137 h 5926729"/>
                                  <a:gd name="connsiteX38" fmla="*/ 1258197 w 6248391"/>
                                  <a:gd name="connsiteY38" fmla="*/ 4810712 h 5926729"/>
                                  <a:gd name="connsiteX39" fmla="*/ 1264547 w 6248391"/>
                                  <a:gd name="connsiteY39" fmla="*/ 4115387 h 5926729"/>
                                  <a:gd name="connsiteX40" fmla="*/ 730253 w 6248391"/>
                                  <a:gd name="connsiteY40" fmla="*/ 4066968 h 5926729"/>
                                  <a:gd name="connsiteX41" fmla="*/ 731980 w 6248391"/>
                                  <a:gd name="connsiteY41" fmla="*/ 4066968 h 5926729"/>
                                  <a:gd name="connsiteX42" fmla="*/ 773439 w 6248391"/>
                                  <a:gd name="connsiteY42" fmla="*/ 4066968 h 5926729"/>
                                  <a:gd name="connsiteX43" fmla="*/ 773439 w 6248391"/>
                                  <a:gd name="connsiteY43" fmla="*/ 4068509 h 5926729"/>
                                  <a:gd name="connsiteX44" fmla="*/ 1009753 w 6248391"/>
                                  <a:gd name="connsiteY44" fmla="*/ 4077292 h 5926729"/>
                                  <a:gd name="connsiteX45" fmla="*/ 1009753 w 6248391"/>
                                  <a:gd name="connsiteY45" fmla="*/ 4125298 h 5926729"/>
                                  <a:gd name="connsiteX46" fmla="*/ 773439 w 6248391"/>
                                  <a:gd name="connsiteY46" fmla="*/ 4117810 h 5926729"/>
                                  <a:gd name="connsiteX47" fmla="*/ 773439 w 6248391"/>
                                  <a:gd name="connsiteY47" fmla="*/ 4426538 h 5926729"/>
                                  <a:gd name="connsiteX48" fmla="*/ 730253 w 6248391"/>
                                  <a:gd name="connsiteY48" fmla="*/ 4426538 h 5926729"/>
                                  <a:gd name="connsiteX49" fmla="*/ 730253 w 6248391"/>
                                  <a:gd name="connsiteY49" fmla="*/ 4116442 h 5926729"/>
                                  <a:gd name="connsiteX50" fmla="*/ 1035960 w 6248391"/>
                                  <a:gd name="connsiteY50" fmla="*/ 3521661 h 5926729"/>
                                  <a:gd name="connsiteX51" fmla="*/ 1034367 w 6248391"/>
                                  <a:gd name="connsiteY51" fmla="*/ 3565564 h 5926729"/>
                                  <a:gd name="connsiteX52" fmla="*/ 793838 w 6248391"/>
                                  <a:gd name="connsiteY52" fmla="*/ 3589421 h 5926729"/>
                                  <a:gd name="connsiteX53" fmla="*/ 793838 w 6248391"/>
                                  <a:gd name="connsiteY53" fmla="*/ 3861184 h 5926729"/>
                                  <a:gd name="connsiteX54" fmla="*/ 754016 w 6248391"/>
                                  <a:gd name="connsiteY54" fmla="*/ 3861184 h 5926729"/>
                                  <a:gd name="connsiteX55" fmla="*/ 754016 w 6248391"/>
                                  <a:gd name="connsiteY55" fmla="*/ 3593370 h 5926729"/>
                                  <a:gd name="connsiteX56" fmla="*/ 754016 w 6248391"/>
                                  <a:gd name="connsiteY56" fmla="*/ 3552731 h 5926729"/>
                                  <a:gd name="connsiteX57" fmla="*/ 755541 w 6248391"/>
                                  <a:gd name="connsiteY57" fmla="*/ 3552731 h 5926729"/>
                                  <a:gd name="connsiteX58" fmla="*/ 755609 w 6248391"/>
                                  <a:gd name="connsiteY58" fmla="*/ 3550930 h 5926729"/>
                                  <a:gd name="connsiteX59" fmla="*/ 1128247 w 6248391"/>
                                  <a:gd name="connsiteY59" fmla="*/ 3376714 h 5926729"/>
                                  <a:gd name="connsiteX60" fmla="*/ 635897 w 6248391"/>
                                  <a:gd name="connsiteY60" fmla="*/ 3448802 h 5926729"/>
                                  <a:gd name="connsiteX61" fmla="*/ 635897 w 6248391"/>
                                  <a:gd name="connsiteY61" fmla="*/ 4651916 h 5926729"/>
                                  <a:gd name="connsiteX62" fmla="*/ 742787 w 6248391"/>
                                  <a:gd name="connsiteY62" fmla="*/ 4630670 h 5926729"/>
                                  <a:gd name="connsiteX63" fmla="*/ 750132 w 6248391"/>
                                  <a:gd name="connsiteY63" fmla="*/ 4641089 h 5926729"/>
                                  <a:gd name="connsiteX64" fmla="*/ 1128247 w 6248391"/>
                                  <a:gd name="connsiteY64" fmla="*/ 4723677 h 5926729"/>
                                  <a:gd name="connsiteX65" fmla="*/ 2798072 w 6248391"/>
                                  <a:gd name="connsiteY65" fmla="*/ 3326400 h 5926729"/>
                                  <a:gd name="connsiteX66" fmla="*/ 2795691 w 6248391"/>
                                  <a:gd name="connsiteY66" fmla="*/ 3397837 h 5926729"/>
                                  <a:gd name="connsiteX67" fmla="*/ 2436122 w 6248391"/>
                                  <a:gd name="connsiteY67" fmla="*/ 3436655 h 5926729"/>
                                  <a:gd name="connsiteX68" fmla="*/ 2436122 w 6248391"/>
                                  <a:gd name="connsiteY68" fmla="*/ 3878849 h 5926729"/>
                                  <a:gd name="connsiteX69" fmla="*/ 2376591 w 6248391"/>
                                  <a:gd name="connsiteY69" fmla="*/ 3878849 h 5926729"/>
                                  <a:gd name="connsiteX70" fmla="*/ 2376591 w 6248391"/>
                                  <a:gd name="connsiteY70" fmla="*/ 3443081 h 5926729"/>
                                  <a:gd name="connsiteX71" fmla="*/ 2376591 w 6248391"/>
                                  <a:gd name="connsiteY71" fmla="*/ 3376956 h 5926729"/>
                                  <a:gd name="connsiteX72" fmla="*/ 2378871 w 6248391"/>
                                  <a:gd name="connsiteY72" fmla="*/ 3376956 h 5926729"/>
                                  <a:gd name="connsiteX73" fmla="*/ 2378972 w 6248391"/>
                                  <a:gd name="connsiteY73" fmla="*/ 3374025 h 5926729"/>
                                  <a:gd name="connsiteX74" fmla="*/ 1649611 w 6248391"/>
                                  <a:gd name="connsiteY74" fmla="*/ 3307096 h 5926729"/>
                                  <a:gd name="connsiteX75" fmla="*/ 1647599 w 6248391"/>
                                  <a:gd name="connsiteY75" fmla="*/ 3367481 h 5926729"/>
                                  <a:gd name="connsiteX76" fmla="*/ 1343658 w 6248391"/>
                                  <a:gd name="connsiteY76" fmla="*/ 3400293 h 5926729"/>
                                  <a:gd name="connsiteX77" fmla="*/ 1343658 w 6248391"/>
                                  <a:gd name="connsiteY77" fmla="*/ 3774076 h 5926729"/>
                                  <a:gd name="connsiteX78" fmla="*/ 1293337 w 6248391"/>
                                  <a:gd name="connsiteY78" fmla="*/ 3774076 h 5926729"/>
                                  <a:gd name="connsiteX79" fmla="*/ 1293337 w 6248391"/>
                                  <a:gd name="connsiteY79" fmla="*/ 3405725 h 5926729"/>
                                  <a:gd name="connsiteX80" fmla="*/ 1293337 w 6248391"/>
                                  <a:gd name="connsiteY80" fmla="*/ 3349830 h 5926729"/>
                                  <a:gd name="connsiteX81" fmla="*/ 1295264 w 6248391"/>
                                  <a:gd name="connsiteY81" fmla="*/ 3349830 h 5926729"/>
                                  <a:gd name="connsiteX82" fmla="*/ 1295350 w 6248391"/>
                                  <a:gd name="connsiteY82" fmla="*/ 3347353 h 5926729"/>
                                  <a:gd name="connsiteX83" fmla="*/ 3006870 w 6248391"/>
                                  <a:gd name="connsiteY83" fmla="*/ 3101650 h 5926729"/>
                                  <a:gd name="connsiteX84" fmla="*/ 2194067 w 6248391"/>
                                  <a:gd name="connsiteY84" fmla="*/ 3220659 h 5926729"/>
                                  <a:gd name="connsiteX85" fmla="*/ 2194092 w 6248391"/>
                                  <a:gd name="connsiteY85" fmla="*/ 3266478 h 5926729"/>
                                  <a:gd name="connsiteX86" fmla="*/ 2193785 w 6248391"/>
                                  <a:gd name="connsiteY86" fmla="*/ 3266423 h 5926729"/>
                                  <a:gd name="connsiteX87" fmla="*/ 2195160 w 6248391"/>
                                  <a:gd name="connsiteY87" fmla="*/ 4956710 h 5926729"/>
                                  <a:gd name="connsiteX88" fmla="*/ 3008523 w 6248391"/>
                                  <a:gd name="connsiteY88" fmla="*/ 5134364 h 5926729"/>
                                  <a:gd name="connsiteX89" fmla="*/ 1845287 w 6248391"/>
                                  <a:gd name="connsiteY89" fmla="*/ 2828853 h 5926729"/>
                                  <a:gd name="connsiteX90" fmla="*/ 1187717 w 6248391"/>
                                  <a:gd name="connsiteY90" fmla="*/ 3001524 h 5926729"/>
                                  <a:gd name="connsiteX91" fmla="*/ 1187717 w 6248391"/>
                                  <a:gd name="connsiteY91" fmla="*/ 3213881 h 5926729"/>
                                  <a:gd name="connsiteX92" fmla="*/ 1187717 w 6248391"/>
                                  <a:gd name="connsiteY92" fmla="*/ 3368006 h 5926729"/>
                                  <a:gd name="connsiteX93" fmla="*/ 1187717 w 6248391"/>
                                  <a:gd name="connsiteY93" fmla="*/ 4792812 h 5926729"/>
                                  <a:gd name="connsiteX94" fmla="*/ 1128247 w 6248391"/>
                                  <a:gd name="connsiteY94" fmla="*/ 4792812 h 5926729"/>
                                  <a:gd name="connsiteX95" fmla="*/ 1128247 w 6248391"/>
                                  <a:gd name="connsiteY95" fmla="*/ 4772941 h 5926729"/>
                                  <a:gd name="connsiteX96" fmla="*/ 1120046 w 6248391"/>
                                  <a:gd name="connsiteY96" fmla="*/ 4771119 h 5926729"/>
                                  <a:gd name="connsiteX97" fmla="*/ 1117419 w 6248391"/>
                                  <a:gd name="connsiteY97" fmla="*/ 4772104 h 5926729"/>
                                  <a:gd name="connsiteX98" fmla="*/ 1118605 w 6248391"/>
                                  <a:gd name="connsiteY98" fmla="*/ 4772469 h 5926729"/>
                                  <a:gd name="connsiteX99" fmla="*/ 1006736 w 6248391"/>
                                  <a:gd name="connsiteY99" fmla="*/ 4814420 h 5926729"/>
                                  <a:gd name="connsiteX100" fmla="*/ 1667136 w 6248391"/>
                                  <a:gd name="connsiteY100" fmla="*/ 5017620 h 5926729"/>
                                  <a:gd name="connsiteX101" fmla="*/ 1803661 w 6248391"/>
                                  <a:gd name="connsiteY101" fmla="*/ 4969995 h 5926729"/>
                                  <a:gd name="connsiteX102" fmla="*/ 1797979 w 6248391"/>
                                  <a:gd name="connsiteY102" fmla="*/ 4968272 h 5926729"/>
                                  <a:gd name="connsiteX103" fmla="*/ 1846573 w 6248391"/>
                                  <a:gd name="connsiteY103" fmla="*/ 4951321 h 5926729"/>
                                  <a:gd name="connsiteX104" fmla="*/ 1845259 w 6248391"/>
                                  <a:gd name="connsiteY104" fmla="*/ 3336351 h 5926729"/>
                                  <a:gd name="connsiteX105" fmla="*/ 1845566 w 6248391"/>
                                  <a:gd name="connsiteY105" fmla="*/ 3336406 h 5926729"/>
                                  <a:gd name="connsiteX106" fmla="*/ 1845531 w 6248391"/>
                                  <a:gd name="connsiteY106" fmla="*/ 3271690 h 5926729"/>
                                  <a:gd name="connsiteX107" fmla="*/ 1845259 w 6248391"/>
                                  <a:gd name="connsiteY107" fmla="*/ 3271730 h 5926729"/>
                                  <a:gd name="connsiteX108" fmla="*/ 1845259 w 6248391"/>
                                  <a:gd name="connsiteY108" fmla="*/ 3090976 h 5926729"/>
                                  <a:gd name="connsiteX109" fmla="*/ 1845431 w 6248391"/>
                                  <a:gd name="connsiteY109" fmla="*/ 3090944 h 5926729"/>
                                  <a:gd name="connsiteX110" fmla="*/ 3006712 w 6248391"/>
                                  <a:gd name="connsiteY110" fmla="*/ 2374481 h 5926729"/>
                                  <a:gd name="connsiteX111" fmla="*/ 3006323 w 6248391"/>
                                  <a:gd name="connsiteY111" fmla="*/ 2382392 h 5926729"/>
                                  <a:gd name="connsiteX112" fmla="*/ 845447 w 6248391"/>
                                  <a:gd name="connsiteY112" fmla="*/ 2997319 h 5926729"/>
                                  <a:gd name="connsiteX113" fmla="*/ 845447 w 6248391"/>
                                  <a:gd name="connsiteY113" fmla="*/ 3277857 h 5926729"/>
                                  <a:gd name="connsiteX114" fmla="*/ 1128247 w 6248391"/>
                                  <a:gd name="connsiteY114" fmla="*/ 3224997 h 5926729"/>
                                  <a:gd name="connsiteX115" fmla="*/ 1128247 w 6248391"/>
                                  <a:gd name="connsiteY115" fmla="*/ 2964669 h 5926729"/>
                                  <a:gd name="connsiteX116" fmla="*/ 1128293 w 6248391"/>
                                  <a:gd name="connsiteY116" fmla="*/ 2964669 h 5926729"/>
                                  <a:gd name="connsiteX117" fmla="*/ 1128320 w 6248391"/>
                                  <a:gd name="connsiteY117" fmla="*/ 2960565 h 5926729"/>
                                  <a:gd name="connsiteX118" fmla="*/ 1847641 w 6248391"/>
                                  <a:gd name="connsiteY118" fmla="*/ 2771329 h 5926729"/>
                                  <a:gd name="connsiteX119" fmla="*/ 1848847 w 6248391"/>
                                  <a:gd name="connsiteY119" fmla="*/ 2779426 h 5926729"/>
                                  <a:gd name="connsiteX120" fmla="*/ 2193875 w 6248391"/>
                                  <a:gd name="connsiteY120" fmla="*/ 2871002 h 5926729"/>
                                  <a:gd name="connsiteX121" fmla="*/ 2193960 w 6248391"/>
                                  <a:gd name="connsiteY121" fmla="*/ 3025798 h 5926729"/>
                                  <a:gd name="connsiteX122" fmla="*/ 3006685 w 6248391"/>
                                  <a:gd name="connsiteY122" fmla="*/ 2873887 h 5926729"/>
                                  <a:gd name="connsiteX123" fmla="*/ 3006669 w 6248391"/>
                                  <a:gd name="connsiteY123" fmla="*/ 2854910 h 5926729"/>
                                  <a:gd name="connsiteX124" fmla="*/ 3006976 w 6248391"/>
                                  <a:gd name="connsiteY124" fmla="*/ 2854965 h 5926729"/>
                                  <a:gd name="connsiteX125" fmla="*/ 2110687 w 6248391"/>
                                  <a:gd name="connsiteY125" fmla="*/ 2224009 h 5926729"/>
                                  <a:gd name="connsiteX126" fmla="*/ 1471716 w 6248391"/>
                                  <a:gd name="connsiteY126" fmla="*/ 2464230 h 5926729"/>
                                  <a:gd name="connsiteX127" fmla="*/ 1471716 w 6248391"/>
                                  <a:gd name="connsiteY127" fmla="*/ 2748506 h 5926729"/>
                                  <a:gd name="connsiteX128" fmla="*/ 2110850 w 6248391"/>
                                  <a:gd name="connsiteY128" fmla="*/ 2560216 h 5926729"/>
                                  <a:gd name="connsiteX129" fmla="*/ 3897204 w 6248391"/>
                                  <a:gd name="connsiteY129" fmla="*/ 1916959 h 5926729"/>
                                  <a:gd name="connsiteX130" fmla="*/ 3896991 w 6248391"/>
                                  <a:gd name="connsiteY130" fmla="*/ 1921851 h 5926729"/>
                                  <a:gd name="connsiteX131" fmla="*/ 2649833 w 6248391"/>
                                  <a:gd name="connsiteY131" fmla="*/ 2323017 h 5926729"/>
                                  <a:gd name="connsiteX132" fmla="*/ 2648427 w 6248391"/>
                                  <a:gd name="connsiteY132" fmla="*/ 2401845 h 5926729"/>
                                  <a:gd name="connsiteX133" fmla="*/ 3010609 w 6248391"/>
                                  <a:gd name="connsiteY133" fmla="*/ 2295146 h 5926729"/>
                                  <a:gd name="connsiteX134" fmla="*/ 3010467 w 6248391"/>
                                  <a:gd name="connsiteY134" fmla="*/ 2298040 h 5926729"/>
                                  <a:gd name="connsiteX135" fmla="*/ 3217781 w 6248391"/>
                                  <a:gd name="connsiteY135" fmla="*/ 2353065 h 5926729"/>
                                  <a:gd name="connsiteX136" fmla="*/ 3801998 w 6248391"/>
                                  <a:gd name="connsiteY136" fmla="*/ 2180953 h 5926729"/>
                                  <a:gd name="connsiteX137" fmla="*/ 3797712 w 6248391"/>
                                  <a:gd name="connsiteY137" fmla="*/ 2268199 h 5926729"/>
                                  <a:gd name="connsiteX138" fmla="*/ 3363542 w 6248391"/>
                                  <a:gd name="connsiteY138" fmla="*/ 2391752 h 5926729"/>
                                  <a:gd name="connsiteX139" fmla="*/ 3897416 w 6248391"/>
                                  <a:gd name="connsiteY139" fmla="*/ 2533452 h 5926729"/>
                                  <a:gd name="connsiteX140" fmla="*/ 4446442 w 6248391"/>
                                  <a:gd name="connsiteY140" fmla="*/ 1240510 h 5926729"/>
                                  <a:gd name="connsiteX141" fmla="*/ 4141459 w 6248391"/>
                                  <a:gd name="connsiteY141" fmla="*/ 1297132 h 5926729"/>
                                  <a:gd name="connsiteX142" fmla="*/ 4128163 w 6248391"/>
                                  <a:gd name="connsiteY142" fmla="*/ 1309130 h 5926729"/>
                                  <a:gd name="connsiteX143" fmla="*/ 4126613 w 6248391"/>
                                  <a:gd name="connsiteY143" fmla="*/ 1355908 h 5926729"/>
                                  <a:gd name="connsiteX144" fmla="*/ 4108007 w 6248391"/>
                                  <a:gd name="connsiteY144" fmla="*/ 1917602 h 5926729"/>
                                  <a:gd name="connsiteX145" fmla="*/ 4537409 w 6248391"/>
                                  <a:gd name="connsiteY145" fmla="*/ 2099844 h 5926729"/>
                                  <a:gd name="connsiteX146" fmla="*/ 4514957 w 6248391"/>
                                  <a:gd name="connsiteY146" fmla="*/ 1422052 h 5926729"/>
                                  <a:gd name="connsiteX147" fmla="*/ 4509061 w 6248391"/>
                                  <a:gd name="connsiteY147" fmla="*/ 1244051 h 5926729"/>
                                  <a:gd name="connsiteX148" fmla="*/ 2488320 w 6248391"/>
                                  <a:gd name="connsiteY148" fmla="*/ 1203635 h 5926729"/>
                                  <a:gd name="connsiteX149" fmla="*/ 2464728 w 6248391"/>
                                  <a:gd name="connsiteY149" fmla="*/ 1205434 h 5926729"/>
                                  <a:gd name="connsiteX150" fmla="*/ 2390373 w 6248391"/>
                                  <a:gd name="connsiteY150" fmla="*/ 1239426 h 5926729"/>
                                  <a:gd name="connsiteX151" fmla="*/ 2385586 w 6248391"/>
                                  <a:gd name="connsiteY151" fmla="*/ 1247201 h 5926729"/>
                                  <a:gd name="connsiteX152" fmla="*/ 2385028 w 6248391"/>
                                  <a:gd name="connsiteY152" fmla="*/ 1277514 h 5926729"/>
                                  <a:gd name="connsiteX153" fmla="*/ 2367595 w 6248391"/>
                                  <a:gd name="connsiteY153" fmla="*/ 2224965 h 5926729"/>
                                  <a:gd name="connsiteX154" fmla="*/ 2488320 w 6248391"/>
                                  <a:gd name="connsiteY154" fmla="*/ 2261340 h 5926729"/>
                                  <a:gd name="connsiteX155" fmla="*/ 3770415 w 6248391"/>
                                  <a:gd name="connsiteY155" fmla="*/ 1112664 h 5926729"/>
                                  <a:gd name="connsiteX156" fmla="*/ 3656545 w 6248391"/>
                                  <a:gd name="connsiteY156" fmla="*/ 1122747 h 5926729"/>
                                  <a:gd name="connsiteX157" fmla="*/ 3609091 w 6248391"/>
                                  <a:gd name="connsiteY157" fmla="*/ 1133471 h 5926729"/>
                                  <a:gd name="connsiteX158" fmla="*/ 3657544 w 6248391"/>
                                  <a:gd name="connsiteY158" fmla="*/ 1915604 h 5926729"/>
                                  <a:gd name="connsiteX159" fmla="*/ 3897176 w 6248391"/>
                                  <a:gd name="connsiteY159" fmla="*/ 1835806 h 5926729"/>
                                  <a:gd name="connsiteX160" fmla="*/ 3897173 w 6248391"/>
                                  <a:gd name="connsiteY160" fmla="*/ 1828122 h 5926729"/>
                                  <a:gd name="connsiteX161" fmla="*/ 4033735 w 6248391"/>
                                  <a:gd name="connsiteY161" fmla="*/ 1886080 h 5926729"/>
                                  <a:gd name="connsiteX162" fmla="*/ 4075798 w 6248391"/>
                                  <a:gd name="connsiteY162" fmla="*/ 1207088 h 5926729"/>
                                  <a:gd name="connsiteX163" fmla="*/ 4053159 w 6248391"/>
                                  <a:gd name="connsiteY163" fmla="*/ 1198677 h 5926729"/>
                                  <a:gd name="connsiteX164" fmla="*/ 3770415 w 6248391"/>
                                  <a:gd name="connsiteY164" fmla="*/ 1112664 h 5926729"/>
                                  <a:gd name="connsiteX165" fmla="*/ 4319582 w 6248391"/>
                                  <a:gd name="connsiteY165" fmla="*/ 1012662 h 5926729"/>
                                  <a:gd name="connsiteX166" fmla="*/ 4317604 w 6248391"/>
                                  <a:gd name="connsiteY166" fmla="*/ 1012774 h 5926729"/>
                                  <a:gd name="connsiteX167" fmla="*/ 4141459 w 6248391"/>
                                  <a:gd name="connsiteY167" fmla="*/ 1062112 h 5926729"/>
                                  <a:gd name="connsiteX168" fmla="*/ 4141096 w 6248391"/>
                                  <a:gd name="connsiteY168" fmla="*/ 1062440 h 5926729"/>
                                  <a:gd name="connsiteX169" fmla="*/ 4141096 w 6248391"/>
                                  <a:gd name="connsiteY169" fmla="*/ 1133957 h 5926729"/>
                                  <a:gd name="connsiteX170" fmla="*/ 4141096 w 6248391"/>
                                  <a:gd name="connsiteY170" fmla="*/ 1254709 h 5926729"/>
                                  <a:gd name="connsiteX171" fmla="*/ 4203330 w 6248391"/>
                                  <a:gd name="connsiteY171" fmla="*/ 1228855 h 5926729"/>
                                  <a:gd name="connsiteX172" fmla="*/ 4308540 w 6248391"/>
                                  <a:gd name="connsiteY172" fmla="*/ 1208987 h 5926729"/>
                                  <a:gd name="connsiteX173" fmla="*/ 4319582 w 6248391"/>
                                  <a:gd name="connsiteY173" fmla="*/ 1208362 h 5926729"/>
                                  <a:gd name="connsiteX174" fmla="*/ 4319582 w 6248391"/>
                                  <a:gd name="connsiteY174" fmla="*/ 1183732 h 5926729"/>
                                  <a:gd name="connsiteX175" fmla="*/ 3275773 w 6248391"/>
                                  <a:gd name="connsiteY175" fmla="*/ 790409 h 5926729"/>
                                  <a:gd name="connsiteX176" fmla="*/ 2970790 w 6248391"/>
                                  <a:gd name="connsiteY176" fmla="*/ 847031 h 5926729"/>
                                  <a:gd name="connsiteX177" fmla="*/ 2957494 w 6248391"/>
                                  <a:gd name="connsiteY177" fmla="*/ 859029 h 5926729"/>
                                  <a:gd name="connsiteX178" fmla="*/ 2955944 w 6248391"/>
                                  <a:gd name="connsiteY178" fmla="*/ 905807 h 5926729"/>
                                  <a:gd name="connsiteX179" fmla="*/ 2950416 w 6248391"/>
                                  <a:gd name="connsiteY179" fmla="*/ 1072691 h 5926729"/>
                                  <a:gd name="connsiteX180" fmla="*/ 2950416 w 6248391"/>
                                  <a:gd name="connsiteY180" fmla="*/ 1089813 h 5926729"/>
                                  <a:gd name="connsiteX181" fmla="*/ 2949857 w 6248391"/>
                                  <a:gd name="connsiteY181" fmla="*/ 1089564 h 5926729"/>
                                  <a:gd name="connsiteX182" fmla="*/ 2914296 w 6248391"/>
                                  <a:gd name="connsiteY182" fmla="*/ 2163104 h 5926729"/>
                                  <a:gd name="connsiteX183" fmla="*/ 3378624 w 6248391"/>
                                  <a:gd name="connsiteY183" fmla="*/ 2008484 h 5926729"/>
                                  <a:gd name="connsiteX184" fmla="*/ 3344288 w 6248391"/>
                                  <a:gd name="connsiteY184" fmla="*/ 971951 h 5926729"/>
                                  <a:gd name="connsiteX185" fmla="*/ 3338392 w 6248391"/>
                                  <a:gd name="connsiteY185" fmla="*/ 793950 h 5926729"/>
                                  <a:gd name="connsiteX186" fmla="*/ 4659813 w 6248391"/>
                                  <a:gd name="connsiteY186" fmla="*/ 652617 h 5926729"/>
                                  <a:gd name="connsiteX187" fmla="*/ 5332299 w 6248391"/>
                                  <a:gd name="connsiteY187" fmla="*/ 898958 h 5926729"/>
                                  <a:gd name="connsiteX188" fmla="*/ 5831734 w 6248391"/>
                                  <a:gd name="connsiteY188" fmla="*/ 827216 h 5926729"/>
                                  <a:gd name="connsiteX189" fmla="*/ 6248391 w 6248391"/>
                                  <a:gd name="connsiteY189" fmla="*/ 992774 h 5926729"/>
                                  <a:gd name="connsiteX190" fmla="*/ 5870365 w 6248391"/>
                                  <a:gd name="connsiteY190" fmla="*/ 871365 h 5926729"/>
                                  <a:gd name="connsiteX191" fmla="*/ 5398522 w 6248391"/>
                                  <a:gd name="connsiteY191" fmla="*/ 954144 h 5926729"/>
                                  <a:gd name="connsiteX192" fmla="*/ 5014977 w 6248391"/>
                                  <a:gd name="connsiteY192" fmla="*/ 832734 h 5926729"/>
                                  <a:gd name="connsiteX193" fmla="*/ 4661785 w 6248391"/>
                                  <a:gd name="connsiteY193" fmla="*/ 703047 h 5926729"/>
                                  <a:gd name="connsiteX194" fmla="*/ 4570728 w 6248391"/>
                                  <a:gd name="connsiteY194" fmla="*/ 841012 h 5926729"/>
                                  <a:gd name="connsiteX195" fmla="*/ 4625914 w 6248391"/>
                                  <a:gd name="connsiteY195" fmla="*/ 658898 h 5926729"/>
                                  <a:gd name="connsiteX196" fmla="*/ 4659813 w 6248391"/>
                                  <a:gd name="connsiteY196" fmla="*/ 652617 h 5926729"/>
                                  <a:gd name="connsiteX197" fmla="*/ 3148913 w 6248391"/>
                                  <a:gd name="connsiteY197" fmla="*/ 562561 h 5926729"/>
                                  <a:gd name="connsiteX198" fmla="*/ 3146935 w 6248391"/>
                                  <a:gd name="connsiteY198" fmla="*/ 562673 h 5926729"/>
                                  <a:gd name="connsiteX199" fmla="*/ 2970790 w 6248391"/>
                                  <a:gd name="connsiteY199" fmla="*/ 612010 h 5926729"/>
                                  <a:gd name="connsiteX200" fmla="*/ 2970427 w 6248391"/>
                                  <a:gd name="connsiteY200" fmla="*/ 612338 h 5926729"/>
                                  <a:gd name="connsiteX201" fmla="*/ 2970427 w 6248391"/>
                                  <a:gd name="connsiteY201" fmla="*/ 683855 h 5926729"/>
                                  <a:gd name="connsiteX202" fmla="*/ 2970427 w 6248391"/>
                                  <a:gd name="connsiteY202" fmla="*/ 804607 h 5926729"/>
                                  <a:gd name="connsiteX203" fmla="*/ 3032661 w 6248391"/>
                                  <a:gd name="connsiteY203" fmla="*/ 778754 h 5926729"/>
                                  <a:gd name="connsiteX204" fmla="*/ 3137871 w 6248391"/>
                                  <a:gd name="connsiteY204" fmla="*/ 758886 h 5926729"/>
                                  <a:gd name="connsiteX205" fmla="*/ 3148913 w 6248391"/>
                                  <a:gd name="connsiteY205" fmla="*/ 758261 h 5926729"/>
                                  <a:gd name="connsiteX206" fmla="*/ 3148913 w 6248391"/>
                                  <a:gd name="connsiteY206" fmla="*/ 733631 h 5926729"/>
                                  <a:gd name="connsiteX207" fmla="*/ 3244271 w 6248391"/>
                                  <a:gd name="connsiteY207" fmla="*/ 481707 h 5926729"/>
                                  <a:gd name="connsiteX208" fmla="*/ 3575265 w 6248391"/>
                                  <a:gd name="connsiteY208" fmla="*/ 574415 h 5926729"/>
                                  <a:gd name="connsiteX209" fmla="*/ 3574576 w 6248391"/>
                                  <a:gd name="connsiteY209" fmla="*/ 576331 h 5926729"/>
                                  <a:gd name="connsiteX210" fmla="*/ 3606060 w 6248391"/>
                                  <a:gd name="connsiteY210" fmla="*/ 1084543 h 5926729"/>
                                  <a:gd name="connsiteX211" fmla="*/ 3622119 w 6248391"/>
                                  <a:gd name="connsiteY211" fmla="*/ 1081452 h 5926729"/>
                                  <a:gd name="connsiteX212" fmla="*/ 3731784 w 6248391"/>
                                  <a:gd name="connsiteY212" fmla="*/ 1068515 h 5926729"/>
                                  <a:gd name="connsiteX213" fmla="*/ 4058244 w 6248391"/>
                                  <a:gd name="connsiteY213" fmla="*/ 1184373 h 5926729"/>
                                  <a:gd name="connsiteX214" fmla="*/ 4076580 w 6248391"/>
                                  <a:gd name="connsiteY214" fmla="*/ 1194477 h 5926729"/>
                                  <a:gd name="connsiteX215" fmla="*/ 4086644 w 6248391"/>
                                  <a:gd name="connsiteY215" fmla="*/ 1032013 h 5926729"/>
                                  <a:gd name="connsiteX216" fmla="*/ 4083946 w 6248391"/>
                                  <a:gd name="connsiteY216" fmla="*/ 1024516 h 5926729"/>
                                  <a:gd name="connsiteX217" fmla="*/ 4414940 w 6248391"/>
                                  <a:gd name="connsiteY217" fmla="*/ 931808 h 5926729"/>
                                  <a:gd name="connsiteX218" fmla="*/ 4745934 w 6248391"/>
                                  <a:gd name="connsiteY218" fmla="*/ 1024516 h 5926729"/>
                                  <a:gd name="connsiteX219" fmla="*/ 4745245 w 6248391"/>
                                  <a:gd name="connsiteY219" fmla="*/ 1026433 h 5926729"/>
                                  <a:gd name="connsiteX220" fmla="*/ 4854339 w 6248391"/>
                                  <a:gd name="connsiteY220" fmla="*/ 2787436 h 5926729"/>
                                  <a:gd name="connsiteX221" fmla="*/ 5404111 w 6248391"/>
                                  <a:gd name="connsiteY221" fmla="*/ 2933356 h 5926729"/>
                                  <a:gd name="connsiteX222" fmla="*/ 5404111 w 6248391"/>
                                  <a:gd name="connsiteY222" fmla="*/ 3285380 h 5926729"/>
                                  <a:gd name="connsiteX223" fmla="*/ 5950846 w 6248391"/>
                                  <a:gd name="connsiteY223" fmla="*/ 3383548 h 5926729"/>
                                  <a:gd name="connsiteX224" fmla="*/ 5950846 w 6248391"/>
                                  <a:gd name="connsiteY224" fmla="*/ 3614199 h 5926729"/>
                                  <a:gd name="connsiteX225" fmla="*/ 5889313 w 6248391"/>
                                  <a:gd name="connsiteY225" fmla="*/ 3636521 h 5926729"/>
                                  <a:gd name="connsiteX226" fmla="*/ 5888792 w 6248391"/>
                                  <a:gd name="connsiteY226" fmla="*/ 4260932 h 5926729"/>
                                  <a:gd name="connsiteX227" fmla="*/ 5888436 w 6248391"/>
                                  <a:gd name="connsiteY227" fmla="*/ 4687090 h 5926729"/>
                                  <a:gd name="connsiteX228" fmla="*/ 6013570 w 6248391"/>
                                  <a:gd name="connsiteY228" fmla="*/ 4715663 h 5926729"/>
                                  <a:gd name="connsiteX229" fmla="*/ 6034450 w 6248391"/>
                                  <a:gd name="connsiteY229" fmla="*/ 4715663 h 5926729"/>
                                  <a:gd name="connsiteX230" fmla="*/ 6034450 w 6248391"/>
                                  <a:gd name="connsiteY230" fmla="*/ 4820065 h 5926729"/>
                                  <a:gd name="connsiteX231" fmla="*/ 6013570 w 6248391"/>
                                  <a:gd name="connsiteY231" fmla="*/ 4820065 h 5926729"/>
                                  <a:gd name="connsiteX232" fmla="*/ 3090307 w 6248391"/>
                                  <a:gd name="connsiteY232" fmla="*/ 5926729 h 5926729"/>
                                  <a:gd name="connsiteX233" fmla="*/ 0 w 6248391"/>
                                  <a:gd name="connsiteY233" fmla="*/ 4882707 h 5926729"/>
                                  <a:gd name="connsiteX234" fmla="*/ 0 w 6248391"/>
                                  <a:gd name="connsiteY234" fmla="*/ 4778305 h 5926729"/>
                                  <a:gd name="connsiteX235" fmla="*/ 583193 w 6248391"/>
                                  <a:gd name="connsiteY235" fmla="*/ 4662391 h 5926729"/>
                                  <a:gd name="connsiteX236" fmla="*/ 583193 w 6248391"/>
                                  <a:gd name="connsiteY236" fmla="*/ 3456519 h 5926729"/>
                                  <a:gd name="connsiteX237" fmla="*/ 580651 w 6248391"/>
                                  <a:gd name="connsiteY237" fmla="*/ 3456891 h 5926729"/>
                                  <a:gd name="connsiteX238" fmla="*/ 580651 w 6248391"/>
                                  <a:gd name="connsiteY238" fmla="*/ 3327351 h 5926729"/>
                                  <a:gd name="connsiteX239" fmla="*/ 778416 w 6248391"/>
                                  <a:gd name="connsiteY239" fmla="*/ 3290386 h 5926729"/>
                                  <a:gd name="connsiteX240" fmla="*/ 778416 w 6248391"/>
                                  <a:gd name="connsiteY240" fmla="*/ 3016394 h 5926729"/>
                                  <a:gd name="connsiteX241" fmla="*/ 777473 w 6248391"/>
                                  <a:gd name="connsiteY241" fmla="*/ 3016662 h 5926729"/>
                                  <a:gd name="connsiteX242" fmla="*/ 777473 w 6248391"/>
                                  <a:gd name="connsiteY242" fmla="*/ 2953031 h 5926729"/>
                                  <a:gd name="connsiteX243" fmla="*/ 1400081 w 6248391"/>
                                  <a:gd name="connsiteY243" fmla="*/ 2769610 h 5926729"/>
                                  <a:gd name="connsiteX244" fmla="*/ 1400081 w 6248391"/>
                                  <a:gd name="connsiteY244" fmla="*/ 2436532 h 5926729"/>
                                  <a:gd name="connsiteX245" fmla="*/ 1400575 w 6248391"/>
                                  <a:gd name="connsiteY245" fmla="*/ 2436532 h 5926729"/>
                                  <a:gd name="connsiteX246" fmla="*/ 1400589 w 6248391"/>
                                  <a:gd name="connsiteY246" fmla="*/ 2434414 h 5926729"/>
                                  <a:gd name="connsiteX247" fmla="*/ 2108004 w 6248391"/>
                                  <a:gd name="connsiteY247" fmla="*/ 2147546 h 5926729"/>
                                  <a:gd name="connsiteX248" fmla="*/ 2110679 w 6248391"/>
                                  <a:gd name="connsiteY248" fmla="*/ 2207584 h 5926729"/>
                                  <a:gd name="connsiteX249" fmla="*/ 2110650 w 6248391"/>
                                  <a:gd name="connsiteY249" fmla="*/ 2147545 h 5926729"/>
                                  <a:gd name="connsiteX250" fmla="*/ 2332993 w 6248391"/>
                                  <a:gd name="connsiteY250" fmla="*/ 2214539 h 5926729"/>
                                  <a:gd name="connsiteX251" fmla="*/ 2367035 w 6248391"/>
                                  <a:gd name="connsiteY251" fmla="*/ 1239021 h 5926729"/>
                                  <a:gd name="connsiteX252" fmla="*/ 2366064 w 6248391"/>
                                  <a:gd name="connsiteY252" fmla="*/ 1234231 h 5926729"/>
                                  <a:gd name="connsiteX253" fmla="*/ 2485214 w 6248391"/>
                                  <a:gd name="connsiteY253" fmla="*/ 1174984 h 5926729"/>
                                  <a:gd name="connsiteX254" fmla="*/ 2604365 w 6248391"/>
                                  <a:gd name="connsiteY254" fmla="*/ 1234231 h 5926729"/>
                                  <a:gd name="connsiteX255" fmla="*/ 2604116 w 6248391"/>
                                  <a:gd name="connsiteY255" fmla="*/ 1235455 h 5926729"/>
                                  <a:gd name="connsiteX256" fmla="*/ 2639679 w 6248391"/>
                                  <a:gd name="connsiteY256" fmla="*/ 2254552 h 5926729"/>
                                  <a:gd name="connsiteX257" fmla="*/ 2815993 w 6248391"/>
                                  <a:gd name="connsiteY257" fmla="*/ 2195840 h 5926729"/>
                                  <a:gd name="connsiteX258" fmla="*/ 2886307 w 6248391"/>
                                  <a:gd name="connsiteY258" fmla="*/ 1060818 h 5926729"/>
                                  <a:gd name="connsiteX259" fmla="*/ 2823383 w 6248391"/>
                                  <a:gd name="connsiteY259" fmla="*/ 1031862 h 5926729"/>
                                  <a:gd name="connsiteX260" fmla="*/ 2561835 w 6248391"/>
                                  <a:gd name="connsiteY260" fmla="*/ 944346 h 5926729"/>
                                  <a:gd name="connsiteX261" fmla="*/ 2470778 w 6248391"/>
                                  <a:gd name="connsiteY261" fmla="*/ 1082312 h 5926729"/>
                                  <a:gd name="connsiteX262" fmla="*/ 2525964 w 6248391"/>
                                  <a:gd name="connsiteY262" fmla="*/ 900197 h 5926729"/>
                                  <a:gd name="connsiteX263" fmla="*/ 2559863 w 6248391"/>
                                  <a:gd name="connsiteY263" fmla="*/ 893916 h 5926729"/>
                                  <a:gd name="connsiteX264" fmla="*/ 2867308 w 6248391"/>
                                  <a:gd name="connsiteY264" fmla="*/ 996303 h 5926729"/>
                                  <a:gd name="connsiteX265" fmla="*/ 2889604 w 6248391"/>
                                  <a:gd name="connsiteY265" fmla="*/ 1007595 h 5926729"/>
                                  <a:gd name="connsiteX266" fmla="*/ 2915975 w 6248391"/>
                                  <a:gd name="connsiteY266" fmla="*/ 581911 h 5926729"/>
                                  <a:gd name="connsiteX267" fmla="*/ 2913277 w 6248391"/>
                                  <a:gd name="connsiteY267" fmla="*/ 574415 h 5926729"/>
                                  <a:gd name="connsiteX268" fmla="*/ 3244271 w 6248391"/>
                                  <a:gd name="connsiteY268" fmla="*/ 481707 h 5926729"/>
                                  <a:gd name="connsiteX269" fmla="*/ 3375694 w 6248391"/>
                                  <a:gd name="connsiteY269" fmla="*/ 859 h 5926729"/>
                                  <a:gd name="connsiteX270" fmla="*/ 4536385 w 6248391"/>
                                  <a:gd name="connsiteY270" fmla="*/ 426036 h 5926729"/>
                                  <a:gd name="connsiteX271" fmla="*/ 5398397 w 6248391"/>
                                  <a:gd name="connsiteY271" fmla="*/ 302211 h 5926729"/>
                                  <a:gd name="connsiteX272" fmla="*/ 6117535 w 6248391"/>
                                  <a:gd name="connsiteY272" fmla="*/ 587961 h 5926729"/>
                                  <a:gd name="connsiteX273" fmla="*/ 5465072 w 6248391"/>
                                  <a:gd name="connsiteY273" fmla="*/ 378411 h 5926729"/>
                                  <a:gd name="connsiteX274" fmla="*/ 4650685 w 6248391"/>
                                  <a:gd name="connsiteY274" fmla="*/ 521286 h 5926729"/>
                                  <a:gd name="connsiteX275" fmla="*/ 3988697 w 6248391"/>
                                  <a:gd name="connsiteY275" fmla="*/ 311736 h 5926729"/>
                                  <a:gd name="connsiteX276" fmla="*/ 3379097 w 6248391"/>
                                  <a:gd name="connsiteY276" fmla="*/ 87899 h 5926729"/>
                                  <a:gd name="connsiteX277" fmla="*/ 3221935 w 6248391"/>
                                  <a:gd name="connsiteY277" fmla="*/ 326024 h 5926729"/>
                                  <a:gd name="connsiteX278" fmla="*/ 3317185 w 6248391"/>
                                  <a:gd name="connsiteY278" fmla="*/ 11699 h 5926729"/>
                                  <a:gd name="connsiteX279" fmla="*/ 3375694 w 6248391"/>
                                  <a:gd name="connsiteY279" fmla="*/ 859 h 59267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Lst>
                                <a:rect l="l" t="t" r="r" b="b"/>
                                <a:pathLst>
                                  <a:path w="6248391" h="5926729">
                                    <a:moveTo>
                                      <a:pt x="2450069" y="5066634"/>
                                    </a:moveTo>
                                    <a:lnTo>
                                      <a:pt x="1738293" y="5308581"/>
                                    </a:lnTo>
                                    <a:lnTo>
                                      <a:pt x="3103429" y="5765884"/>
                                    </a:lnTo>
                                    <a:lnTo>
                                      <a:pt x="4377624" y="5287582"/>
                                    </a:lnTo>
                                    <a:lnTo>
                                      <a:pt x="3008574" y="5197108"/>
                                    </a:lnTo>
                                    <a:lnTo>
                                      <a:pt x="3008569" y="5190725"/>
                                    </a:lnTo>
                                    <a:close/>
                                    <a:moveTo>
                                      <a:pt x="985146" y="4915486"/>
                                    </a:moveTo>
                                    <a:lnTo>
                                      <a:pt x="858146" y="4963111"/>
                                    </a:lnTo>
                                    <a:lnTo>
                                      <a:pt x="1518546" y="5166311"/>
                                    </a:lnTo>
                                    <a:lnTo>
                                      <a:pt x="1655071" y="5118686"/>
                                    </a:lnTo>
                                    <a:close/>
                                    <a:moveTo>
                                      <a:pt x="744961" y="4687779"/>
                                    </a:moveTo>
                                    <a:lnTo>
                                      <a:pt x="203584" y="4794474"/>
                                    </a:lnTo>
                                    <a:lnTo>
                                      <a:pt x="775302" y="4985992"/>
                                    </a:lnTo>
                                    <a:lnTo>
                                      <a:pt x="778771" y="4940886"/>
                                    </a:lnTo>
                                    <a:lnTo>
                                      <a:pt x="931171" y="4890086"/>
                                    </a:lnTo>
                                    <a:lnTo>
                                      <a:pt x="934346" y="4798011"/>
                                    </a:lnTo>
                                    <a:lnTo>
                                      <a:pt x="1054095" y="4756466"/>
                                    </a:lnTo>
                                    <a:close/>
                                    <a:moveTo>
                                      <a:pt x="2346825" y="4194604"/>
                                    </a:moveTo>
                                    <a:lnTo>
                                      <a:pt x="2349206" y="4194604"/>
                                    </a:lnTo>
                                    <a:lnTo>
                                      <a:pt x="2406356" y="4194604"/>
                                    </a:lnTo>
                                    <a:lnTo>
                                      <a:pt x="2406356" y="4196755"/>
                                    </a:lnTo>
                                    <a:lnTo>
                                      <a:pt x="2792118" y="4211273"/>
                                    </a:lnTo>
                                    <a:cubicBezTo>
                                      <a:pt x="2791324" y="4235085"/>
                                      <a:pt x="2792912" y="4254135"/>
                                      <a:pt x="2792118" y="4277947"/>
                                    </a:cubicBezTo>
                                    <a:lnTo>
                                      <a:pt x="2406356" y="4265570"/>
                                    </a:lnTo>
                                    <a:lnTo>
                                      <a:pt x="2406356" y="4696497"/>
                                    </a:lnTo>
                                    <a:lnTo>
                                      <a:pt x="2346825" y="4696497"/>
                                    </a:lnTo>
                                    <a:lnTo>
                                      <a:pt x="2346825" y="4263660"/>
                                    </a:lnTo>
                                    <a:close/>
                                    <a:moveTo>
                                      <a:pt x="1264547" y="4115387"/>
                                    </a:moveTo>
                                    <a:lnTo>
                                      <a:pt x="1648722" y="4134437"/>
                                    </a:lnTo>
                                    <a:lnTo>
                                      <a:pt x="1636022" y="4902787"/>
                                    </a:lnTo>
                                    <a:lnTo>
                                      <a:pt x="1601097" y="4893262"/>
                                    </a:lnTo>
                                    <a:lnTo>
                                      <a:pt x="1610622" y="4188412"/>
                                    </a:lnTo>
                                    <a:lnTo>
                                      <a:pt x="1502672" y="4180416"/>
                                    </a:lnTo>
                                    <a:lnTo>
                                      <a:pt x="1502672" y="4800378"/>
                                    </a:lnTo>
                                    <a:lnTo>
                                      <a:pt x="1456953" y="4798111"/>
                                    </a:lnTo>
                                    <a:lnTo>
                                      <a:pt x="1456953" y="4177029"/>
                                    </a:lnTo>
                                    <a:lnTo>
                                      <a:pt x="1353447" y="4169362"/>
                                    </a:lnTo>
                                    <a:cubicBezTo>
                                      <a:pt x="1351330" y="4374679"/>
                                      <a:pt x="1349214" y="4576820"/>
                                      <a:pt x="1347097" y="4782137"/>
                                    </a:cubicBezTo>
                                    <a:lnTo>
                                      <a:pt x="1258197" y="4810712"/>
                                    </a:lnTo>
                                    <a:cubicBezTo>
                                      <a:pt x="1260314" y="4578937"/>
                                      <a:pt x="1262430" y="4347162"/>
                                      <a:pt x="1264547" y="4115387"/>
                                    </a:cubicBezTo>
                                    <a:close/>
                                    <a:moveTo>
                                      <a:pt x="730253" y="4066968"/>
                                    </a:moveTo>
                                    <a:lnTo>
                                      <a:pt x="731980" y="4066968"/>
                                    </a:lnTo>
                                    <a:lnTo>
                                      <a:pt x="773439" y="4066968"/>
                                    </a:lnTo>
                                    <a:lnTo>
                                      <a:pt x="773439" y="4068509"/>
                                    </a:lnTo>
                                    <a:lnTo>
                                      <a:pt x="1009753" y="4077292"/>
                                    </a:lnTo>
                                    <a:lnTo>
                                      <a:pt x="1009753" y="4125298"/>
                                    </a:lnTo>
                                    <a:lnTo>
                                      <a:pt x="773439" y="4117810"/>
                                    </a:lnTo>
                                    <a:lnTo>
                                      <a:pt x="773439" y="4426538"/>
                                    </a:lnTo>
                                    <a:lnTo>
                                      <a:pt x="730253" y="4426538"/>
                                    </a:lnTo>
                                    <a:lnTo>
                                      <a:pt x="730253" y="4116442"/>
                                    </a:lnTo>
                                    <a:close/>
                                    <a:moveTo>
                                      <a:pt x="1035960" y="3521661"/>
                                    </a:moveTo>
                                    <a:cubicBezTo>
                                      <a:pt x="1035429" y="3536295"/>
                                      <a:pt x="1034898" y="3550930"/>
                                      <a:pt x="1034367" y="3565564"/>
                                    </a:cubicBezTo>
                                    <a:lnTo>
                                      <a:pt x="793838" y="3589421"/>
                                    </a:lnTo>
                                    <a:lnTo>
                                      <a:pt x="793838" y="3861184"/>
                                    </a:lnTo>
                                    <a:lnTo>
                                      <a:pt x="754016" y="3861184"/>
                                    </a:lnTo>
                                    <a:lnTo>
                                      <a:pt x="754016" y="3593370"/>
                                    </a:lnTo>
                                    <a:lnTo>
                                      <a:pt x="754016" y="3552731"/>
                                    </a:lnTo>
                                    <a:lnTo>
                                      <a:pt x="755541" y="3552731"/>
                                    </a:lnTo>
                                    <a:lnTo>
                                      <a:pt x="755609" y="3550930"/>
                                    </a:lnTo>
                                    <a:close/>
                                    <a:moveTo>
                                      <a:pt x="1128247" y="3376714"/>
                                    </a:moveTo>
                                    <a:lnTo>
                                      <a:pt x="635897" y="3448802"/>
                                    </a:lnTo>
                                    <a:lnTo>
                                      <a:pt x="635897" y="4651916"/>
                                    </a:lnTo>
                                    <a:lnTo>
                                      <a:pt x="742787" y="4630670"/>
                                    </a:lnTo>
                                    <a:lnTo>
                                      <a:pt x="750132" y="4641089"/>
                                    </a:lnTo>
                                    <a:lnTo>
                                      <a:pt x="1128247" y="4723677"/>
                                    </a:lnTo>
                                    <a:close/>
                                    <a:moveTo>
                                      <a:pt x="2798072" y="3326400"/>
                                    </a:moveTo>
                                    <a:cubicBezTo>
                                      <a:pt x="2797278" y="3350212"/>
                                      <a:pt x="2796485" y="3374025"/>
                                      <a:pt x="2795691" y="3397837"/>
                                    </a:cubicBezTo>
                                    <a:lnTo>
                                      <a:pt x="2436122" y="3436655"/>
                                    </a:lnTo>
                                    <a:lnTo>
                                      <a:pt x="2436122" y="3878849"/>
                                    </a:lnTo>
                                    <a:lnTo>
                                      <a:pt x="2376591" y="3878849"/>
                                    </a:lnTo>
                                    <a:lnTo>
                                      <a:pt x="2376591" y="3443081"/>
                                    </a:lnTo>
                                    <a:lnTo>
                                      <a:pt x="2376591" y="3376956"/>
                                    </a:lnTo>
                                    <a:lnTo>
                                      <a:pt x="2378871" y="3376956"/>
                                    </a:lnTo>
                                    <a:lnTo>
                                      <a:pt x="2378972" y="3374025"/>
                                    </a:lnTo>
                                    <a:close/>
                                    <a:moveTo>
                                      <a:pt x="1649611" y="3307096"/>
                                    </a:moveTo>
                                    <a:cubicBezTo>
                                      <a:pt x="1648940" y="3327224"/>
                                      <a:pt x="1648270" y="3347353"/>
                                      <a:pt x="1647599" y="3367481"/>
                                    </a:cubicBezTo>
                                    <a:lnTo>
                                      <a:pt x="1343658" y="3400293"/>
                                    </a:lnTo>
                                    <a:lnTo>
                                      <a:pt x="1343658" y="3774076"/>
                                    </a:lnTo>
                                    <a:lnTo>
                                      <a:pt x="1293337" y="3774076"/>
                                    </a:lnTo>
                                    <a:lnTo>
                                      <a:pt x="1293337" y="3405725"/>
                                    </a:lnTo>
                                    <a:lnTo>
                                      <a:pt x="1293337" y="3349830"/>
                                    </a:lnTo>
                                    <a:lnTo>
                                      <a:pt x="1295264" y="3349830"/>
                                    </a:lnTo>
                                    <a:lnTo>
                                      <a:pt x="1295350" y="3347353"/>
                                    </a:lnTo>
                                    <a:close/>
                                    <a:moveTo>
                                      <a:pt x="3006870" y="3101650"/>
                                    </a:moveTo>
                                    <a:lnTo>
                                      <a:pt x="2194067" y="3220659"/>
                                    </a:lnTo>
                                    <a:lnTo>
                                      <a:pt x="2194092" y="3266478"/>
                                    </a:lnTo>
                                    <a:lnTo>
                                      <a:pt x="2193785" y="3266423"/>
                                    </a:lnTo>
                                    <a:lnTo>
                                      <a:pt x="2195160" y="4956710"/>
                                    </a:lnTo>
                                    <a:lnTo>
                                      <a:pt x="3008523" y="5134364"/>
                                    </a:lnTo>
                                    <a:close/>
                                    <a:moveTo>
                                      <a:pt x="1845287" y="2828853"/>
                                    </a:moveTo>
                                    <a:lnTo>
                                      <a:pt x="1187717" y="3001524"/>
                                    </a:lnTo>
                                    <a:lnTo>
                                      <a:pt x="1187717" y="3213881"/>
                                    </a:lnTo>
                                    <a:lnTo>
                                      <a:pt x="1187717" y="3368006"/>
                                    </a:lnTo>
                                    <a:lnTo>
                                      <a:pt x="1187717" y="4792812"/>
                                    </a:lnTo>
                                    <a:lnTo>
                                      <a:pt x="1128247" y="4792812"/>
                                    </a:lnTo>
                                    <a:lnTo>
                                      <a:pt x="1128247" y="4772941"/>
                                    </a:lnTo>
                                    <a:lnTo>
                                      <a:pt x="1120046" y="4771119"/>
                                    </a:lnTo>
                                    <a:lnTo>
                                      <a:pt x="1117419" y="4772104"/>
                                    </a:lnTo>
                                    <a:lnTo>
                                      <a:pt x="1118605" y="4772469"/>
                                    </a:lnTo>
                                    <a:lnTo>
                                      <a:pt x="1006736" y="4814420"/>
                                    </a:lnTo>
                                    <a:lnTo>
                                      <a:pt x="1667136" y="5017620"/>
                                    </a:lnTo>
                                    <a:lnTo>
                                      <a:pt x="1803661" y="4969995"/>
                                    </a:lnTo>
                                    <a:lnTo>
                                      <a:pt x="1797979" y="4968272"/>
                                    </a:lnTo>
                                    <a:lnTo>
                                      <a:pt x="1846573" y="4951321"/>
                                    </a:lnTo>
                                    <a:lnTo>
                                      <a:pt x="1845259" y="3336351"/>
                                    </a:lnTo>
                                    <a:lnTo>
                                      <a:pt x="1845566" y="3336406"/>
                                    </a:lnTo>
                                    <a:lnTo>
                                      <a:pt x="1845531" y="3271690"/>
                                    </a:lnTo>
                                    <a:lnTo>
                                      <a:pt x="1845259" y="3271730"/>
                                    </a:lnTo>
                                    <a:lnTo>
                                      <a:pt x="1845259" y="3090976"/>
                                    </a:lnTo>
                                    <a:lnTo>
                                      <a:pt x="1845431" y="3090944"/>
                                    </a:lnTo>
                                    <a:close/>
                                    <a:moveTo>
                                      <a:pt x="3006712" y="2374481"/>
                                    </a:moveTo>
                                    <a:lnTo>
                                      <a:pt x="3006323" y="2382392"/>
                                    </a:lnTo>
                                    <a:lnTo>
                                      <a:pt x="845447" y="2997319"/>
                                    </a:lnTo>
                                    <a:lnTo>
                                      <a:pt x="845447" y="3277857"/>
                                    </a:lnTo>
                                    <a:lnTo>
                                      <a:pt x="1128247" y="3224997"/>
                                    </a:lnTo>
                                    <a:lnTo>
                                      <a:pt x="1128247" y="2964669"/>
                                    </a:lnTo>
                                    <a:lnTo>
                                      <a:pt x="1128293" y="2964669"/>
                                    </a:lnTo>
                                    <a:lnTo>
                                      <a:pt x="1128320" y="2960565"/>
                                    </a:lnTo>
                                    <a:lnTo>
                                      <a:pt x="1847641" y="2771329"/>
                                    </a:lnTo>
                                    <a:lnTo>
                                      <a:pt x="1848847" y="2779426"/>
                                    </a:lnTo>
                                    <a:lnTo>
                                      <a:pt x="2193875" y="2871002"/>
                                    </a:lnTo>
                                    <a:lnTo>
                                      <a:pt x="2193960" y="3025798"/>
                                    </a:lnTo>
                                    <a:lnTo>
                                      <a:pt x="3006685" y="2873887"/>
                                    </a:lnTo>
                                    <a:lnTo>
                                      <a:pt x="3006669" y="2854910"/>
                                    </a:lnTo>
                                    <a:lnTo>
                                      <a:pt x="3006976" y="2854965"/>
                                    </a:lnTo>
                                    <a:close/>
                                    <a:moveTo>
                                      <a:pt x="2110687" y="2224009"/>
                                    </a:moveTo>
                                    <a:lnTo>
                                      <a:pt x="1471716" y="2464230"/>
                                    </a:lnTo>
                                    <a:lnTo>
                                      <a:pt x="1471716" y="2748506"/>
                                    </a:lnTo>
                                    <a:lnTo>
                                      <a:pt x="2110850" y="2560216"/>
                                    </a:lnTo>
                                    <a:close/>
                                    <a:moveTo>
                                      <a:pt x="3897204" y="1916959"/>
                                    </a:moveTo>
                                    <a:lnTo>
                                      <a:pt x="3896991" y="1921851"/>
                                    </a:lnTo>
                                    <a:lnTo>
                                      <a:pt x="2649833" y="2323017"/>
                                    </a:lnTo>
                                    <a:lnTo>
                                      <a:pt x="2648427" y="2401845"/>
                                    </a:lnTo>
                                    <a:lnTo>
                                      <a:pt x="3010609" y="2295146"/>
                                    </a:lnTo>
                                    <a:lnTo>
                                      <a:pt x="3010467" y="2298040"/>
                                    </a:lnTo>
                                    <a:lnTo>
                                      <a:pt x="3217781" y="2353065"/>
                                    </a:lnTo>
                                    <a:lnTo>
                                      <a:pt x="3801998" y="2180953"/>
                                    </a:lnTo>
                                    <a:lnTo>
                                      <a:pt x="3797712" y="2268199"/>
                                    </a:lnTo>
                                    <a:lnTo>
                                      <a:pt x="3363542" y="2391752"/>
                                    </a:lnTo>
                                    <a:lnTo>
                                      <a:pt x="3897416" y="2533452"/>
                                    </a:lnTo>
                                    <a:close/>
                                    <a:moveTo>
                                      <a:pt x="4446442" y="1240510"/>
                                    </a:moveTo>
                                    <a:cubicBezTo>
                                      <a:pt x="4309340" y="1240510"/>
                                      <a:pt x="4191707" y="1263859"/>
                                      <a:pt x="4141459" y="1297132"/>
                                    </a:cubicBezTo>
                                    <a:lnTo>
                                      <a:pt x="4128163" y="1309130"/>
                                    </a:lnTo>
                                    <a:lnTo>
                                      <a:pt x="4126613" y="1355908"/>
                                    </a:lnTo>
                                    <a:lnTo>
                                      <a:pt x="4108007" y="1917602"/>
                                    </a:lnTo>
                                    <a:lnTo>
                                      <a:pt x="4537409" y="2099844"/>
                                    </a:lnTo>
                                    <a:lnTo>
                                      <a:pt x="4514957" y="1422052"/>
                                    </a:lnTo>
                                    <a:lnTo>
                                      <a:pt x="4509061" y="1244051"/>
                                    </a:lnTo>
                                    <a:close/>
                                    <a:moveTo>
                                      <a:pt x="2488320" y="1203635"/>
                                    </a:moveTo>
                                    <a:lnTo>
                                      <a:pt x="2464728" y="1205434"/>
                                    </a:lnTo>
                                    <a:cubicBezTo>
                                      <a:pt x="2431149" y="1210700"/>
                                      <a:pt x="2403939" y="1223254"/>
                                      <a:pt x="2390373" y="1239426"/>
                                    </a:cubicBezTo>
                                    <a:lnTo>
                                      <a:pt x="2385586" y="1247201"/>
                                    </a:lnTo>
                                    <a:lnTo>
                                      <a:pt x="2385028" y="1277514"/>
                                    </a:lnTo>
                                    <a:lnTo>
                                      <a:pt x="2367595" y="2224965"/>
                                    </a:lnTo>
                                    <a:lnTo>
                                      <a:pt x="2488320" y="2261340"/>
                                    </a:lnTo>
                                    <a:close/>
                                    <a:moveTo>
                                      <a:pt x="3770415" y="1112664"/>
                                    </a:moveTo>
                                    <a:cubicBezTo>
                                      <a:pt x="3734993" y="1111312"/>
                                      <a:pt x="3696516" y="1115557"/>
                                      <a:pt x="3656545" y="1122747"/>
                                    </a:cubicBezTo>
                                    <a:lnTo>
                                      <a:pt x="3609091" y="1133471"/>
                                    </a:lnTo>
                                    <a:lnTo>
                                      <a:pt x="3657544" y="1915604"/>
                                    </a:lnTo>
                                    <a:lnTo>
                                      <a:pt x="3897176" y="1835806"/>
                                    </a:lnTo>
                                    <a:lnTo>
                                      <a:pt x="3897173" y="1828122"/>
                                    </a:lnTo>
                                    <a:lnTo>
                                      <a:pt x="4033735" y="1886080"/>
                                    </a:lnTo>
                                    <a:lnTo>
                                      <a:pt x="4075798" y="1207088"/>
                                    </a:lnTo>
                                    <a:lnTo>
                                      <a:pt x="4053159" y="1198677"/>
                                    </a:lnTo>
                                    <a:cubicBezTo>
                                      <a:pt x="3957359" y="1159917"/>
                                      <a:pt x="3860783" y="1116113"/>
                                      <a:pt x="3770415" y="1112664"/>
                                    </a:cubicBezTo>
                                    <a:close/>
                                    <a:moveTo>
                                      <a:pt x="4319582" y="1012662"/>
                                    </a:moveTo>
                                    <a:lnTo>
                                      <a:pt x="4317604" y="1012774"/>
                                    </a:lnTo>
                                    <a:cubicBezTo>
                                      <a:pt x="4238405" y="1022158"/>
                                      <a:pt x="4174958" y="1039928"/>
                                      <a:pt x="4141459" y="1062112"/>
                                    </a:cubicBezTo>
                                    <a:lnTo>
                                      <a:pt x="4141096" y="1062440"/>
                                    </a:lnTo>
                                    <a:lnTo>
                                      <a:pt x="4141096" y="1133957"/>
                                    </a:lnTo>
                                    <a:lnTo>
                                      <a:pt x="4141096" y="1254709"/>
                                    </a:lnTo>
                                    <a:lnTo>
                                      <a:pt x="4203330" y="1228855"/>
                                    </a:lnTo>
                                    <a:cubicBezTo>
                                      <a:pt x="4233279" y="1220466"/>
                                      <a:pt x="4268941" y="1213679"/>
                                      <a:pt x="4308540" y="1208987"/>
                                    </a:cubicBezTo>
                                    <a:lnTo>
                                      <a:pt x="4319582" y="1208362"/>
                                    </a:lnTo>
                                    <a:lnTo>
                                      <a:pt x="4319582" y="1183732"/>
                                    </a:lnTo>
                                    <a:close/>
                                    <a:moveTo>
                                      <a:pt x="3275773" y="790409"/>
                                    </a:moveTo>
                                    <a:cubicBezTo>
                                      <a:pt x="3138671" y="790409"/>
                                      <a:pt x="3021038" y="813757"/>
                                      <a:pt x="2970790" y="847031"/>
                                    </a:cubicBezTo>
                                    <a:lnTo>
                                      <a:pt x="2957494" y="859029"/>
                                    </a:lnTo>
                                    <a:lnTo>
                                      <a:pt x="2955944" y="905807"/>
                                    </a:lnTo>
                                    <a:lnTo>
                                      <a:pt x="2950416" y="1072691"/>
                                    </a:lnTo>
                                    <a:lnTo>
                                      <a:pt x="2950416" y="1089813"/>
                                    </a:lnTo>
                                    <a:lnTo>
                                      <a:pt x="2949857" y="1089564"/>
                                    </a:lnTo>
                                    <a:lnTo>
                                      <a:pt x="2914296" y="2163104"/>
                                    </a:lnTo>
                                    <a:lnTo>
                                      <a:pt x="3378624" y="2008484"/>
                                    </a:lnTo>
                                    <a:lnTo>
                                      <a:pt x="3344288" y="971951"/>
                                    </a:lnTo>
                                    <a:lnTo>
                                      <a:pt x="3338392" y="793950"/>
                                    </a:lnTo>
                                    <a:close/>
                                    <a:moveTo>
                                      <a:pt x="4659813" y="652617"/>
                                    </a:moveTo>
                                    <a:cubicBezTo>
                                      <a:pt x="4838063" y="639506"/>
                                      <a:pt x="5142292" y="889592"/>
                                      <a:pt x="5332299" y="898958"/>
                                    </a:cubicBezTo>
                                    <a:cubicBezTo>
                                      <a:pt x="5462906" y="905396"/>
                                      <a:pt x="5713226" y="829164"/>
                                      <a:pt x="5831734" y="827216"/>
                                    </a:cubicBezTo>
                                    <a:cubicBezTo>
                                      <a:pt x="6069939" y="823299"/>
                                      <a:pt x="6109505" y="937588"/>
                                      <a:pt x="6248391" y="992774"/>
                                    </a:cubicBezTo>
                                    <a:cubicBezTo>
                                      <a:pt x="6122382" y="952304"/>
                                      <a:pt x="5990855" y="875963"/>
                                      <a:pt x="5870365" y="871365"/>
                                    </a:cubicBezTo>
                                    <a:cubicBezTo>
                                      <a:pt x="5728677" y="865956"/>
                                      <a:pt x="5538107" y="950094"/>
                                      <a:pt x="5398522" y="954144"/>
                                    </a:cubicBezTo>
                                    <a:cubicBezTo>
                                      <a:pt x="5237328" y="958821"/>
                                      <a:pt x="5140860" y="881716"/>
                                      <a:pt x="5014977" y="832734"/>
                                    </a:cubicBezTo>
                                    <a:cubicBezTo>
                                      <a:pt x="4898097" y="787255"/>
                                      <a:pt x="4753164" y="683692"/>
                                      <a:pt x="4661785" y="703047"/>
                                    </a:cubicBezTo>
                                    <a:cubicBezTo>
                                      <a:pt x="4551691" y="726364"/>
                                      <a:pt x="4601080" y="795024"/>
                                      <a:pt x="4570728" y="841012"/>
                                    </a:cubicBezTo>
                                    <a:cubicBezTo>
                                      <a:pt x="4564749" y="833654"/>
                                      <a:pt x="4504483" y="697089"/>
                                      <a:pt x="4625914" y="658898"/>
                                    </a:cubicBezTo>
                                    <a:cubicBezTo>
                                      <a:pt x="4636606" y="655535"/>
                                      <a:pt x="4647930" y="653491"/>
                                      <a:pt x="4659813" y="652617"/>
                                    </a:cubicBezTo>
                                    <a:close/>
                                    <a:moveTo>
                                      <a:pt x="3148913" y="562561"/>
                                    </a:moveTo>
                                    <a:lnTo>
                                      <a:pt x="3146935" y="562673"/>
                                    </a:lnTo>
                                    <a:cubicBezTo>
                                      <a:pt x="3067736" y="572056"/>
                                      <a:pt x="3004289" y="589827"/>
                                      <a:pt x="2970790" y="612010"/>
                                    </a:cubicBezTo>
                                    <a:lnTo>
                                      <a:pt x="2970427" y="612338"/>
                                    </a:lnTo>
                                    <a:lnTo>
                                      <a:pt x="2970427" y="683855"/>
                                    </a:lnTo>
                                    <a:lnTo>
                                      <a:pt x="2970427" y="804607"/>
                                    </a:lnTo>
                                    <a:lnTo>
                                      <a:pt x="3032661" y="778754"/>
                                    </a:lnTo>
                                    <a:cubicBezTo>
                                      <a:pt x="3062610" y="770365"/>
                                      <a:pt x="3098272" y="763577"/>
                                      <a:pt x="3137871" y="758886"/>
                                    </a:cubicBezTo>
                                    <a:lnTo>
                                      <a:pt x="3148913" y="758261"/>
                                    </a:lnTo>
                                    <a:lnTo>
                                      <a:pt x="3148913" y="733631"/>
                                    </a:lnTo>
                                    <a:close/>
                                    <a:moveTo>
                                      <a:pt x="3244271" y="481707"/>
                                    </a:moveTo>
                                    <a:cubicBezTo>
                                      <a:pt x="3427074" y="481707"/>
                                      <a:pt x="3575265" y="523214"/>
                                      <a:pt x="3575265" y="574415"/>
                                    </a:cubicBezTo>
                                    <a:lnTo>
                                      <a:pt x="3574576" y="576331"/>
                                    </a:lnTo>
                                    <a:lnTo>
                                      <a:pt x="3606060" y="1084543"/>
                                    </a:lnTo>
                                    <a:lnTo>
                                      <a:pt x="3622119" y="1081452"/>
                                    </a:lnTo>
                                    <a:cubicBezTo>
                                      <a:pt x="3664292" y="1074132"/>
                                      <a:pt x="3702157" y="1069002"/>
                                      <a:pt x="3731784" y="1068515"/>
                                    </a:cubicBezTo>
                                    <a:cubicBezTo>
                                      <a:pt x="3910438" y="1065578"/>
                                      <a:pt x="3977357" y="1129131"/>
                                      <a:pt x="4058244" y="1184373"/>
                                    </a:cubicBezTo>
                                    <a:lnTo>
                                      <a:pt x="4076580" y="1194477"/>
                                    </a:lnTo>
                                    <a:lnTo>
                                      <a:pt x="4086644" y="1032013"/>
                                    </a:lnTo>
                                    <a:lnTo>
                                      <a:pt x="4083946" y="1024516"/>
                                    </a:lnTo>
                                    <a:cubicBezTo>
                                      <a:pt x="4083946" y="973316"/>
                                      <a:pt x="4232137" y="931808"/>
                                      <a:pt x="4414940" y="931808"/>
                                    </a:cubicBezTo>
                                    <a:cubicBezTo>
                                      <a:pt x="4597743" y="931808"/>
                                      <a:pt x="4745934" y="973316"/>
                                      <a:pt x="4745934" y="1024516"/>
                                    </a:cubicBezTo>
                                    <a:lnTo>
                                      <a:pt x="4745245" y="1026433"/>
                                    </a:lnTo>
                                    <a:lnTo>
                                      <a:pt x="4854339" y="2787436"/>
                                    </a:lnTo>
                                    <a:lnTo>
                                      <a:pt x="5404111" y="2933356"/>
                                    </a:lnTo>
                                    <a:lnTo>
                                      <a:pt x="5404111" y="3285380"/>
                                    </a:lnTo>
                                    <a:lnTo>
                                      <a:pt x="5950846" y="3383548"/>
                                    </a:lnTo>
                                    <a:lnTo>
                                      <a:pt x="5950846" y="3614199"/>
                                    </a:lnTo>
                                    <a:lnTo>
                                      <a:pt x="5889313" y="3636521"/>
                                    </a:lnTo>
                                    <a:cubicBezTo>
                                      <a:pt x="5888610" y="3841584"/>
                                      <a:pt x="5888701" y="4051258"/>
                                      <a:pt x="5888792" y="4260932"/>
                                    </a:cubicBezTo>
                                    <a:lnTo>
                                      <a:pt x="5888436" y="4687090"/>
                                    </a:lnTo>
                                    <a:lnTo>
                                      <a:pt x="6013570" y="4715663"/>
                                    </a:lnTo>
                                    <a:lnTo>
                                      <a:pt x="6034450" y="4715663"/>
                                    </a:lnTo>
                                    <a:lnTo>
                                      <a:pt x="6034450" y="4820065"/>
                                    </a:lnTo>
                                    <a:lnTo>
                                      <a:pt x="6013570" y="4820065"/>
                                    </a:lnTo>
                                    <a:lnTo>
                                      <a:pt x="3090307" y="5926729"/>
                                    </a:lnTo>
                                    <a:lnTo>
                                      <a:pt x="0" y="4882707"/>
                                    </a:lnTo>
                                    <a:lnTo>
                                      <a:pt x="0" y="4778305"/>
                                    </a:lnTo>
                                    <a:lnTo>
                                      <a:pt x="583193" y="4662391"/>
                                    </a:lnTo>
                                    <a:lnTo>
                                      <a:pt x="583193" y="3456519"/>
                                    </a:lnTo>
                                    <a:lnTo>
                                      <a:pt x="580651" y="3456891"/>
                                    </a:lnTo>
                                    <a:lnTo>
                                      <a:pt x="580651" y="3327351"/>
                                    </a:lnTo>
                                    <a:lnTo>
                                      <a:pt x="778416" y="3290386"/>
                                    </a:lnTo>
                                    <a:lnTo>
                                      <a:pt x="778416" y="3016394"/>
                                    </a:lnTo>
                                    <a:lnTo>
                                      <a:pt x="777473" y="3016662"/>
                                    </a:lnTo>
                                    <a:cubicBezTo>
                                      <a:pt x="778267" y="2994658"/>
                                      <a:pt x="776679" y="2975035"/>
                                      <a:pt x="777473" y="2953031"/>
                                    </a:cubicBezTo>
                                    <a:lnTo>
                                      <a:pt x="1400081" y="2769610"/>
                                    </a:lnTo>
                                    <a:lnTo>
                                      <a:pt x="1400081" y="2436532"/>
                                    </a:lnTo>
                                    <a:lnTo>
                                      <a:pt x="1400575" y="2436532"/>
                                    </a:lnTo>
                                    <a:lnTo>
                                      <a:pt x="1400589" y="2434414"/>
                                    </a:lnTo>
                                    <a:lnTo>
                                      <a:pt x="2108004" y="2147546"/>
                                    </a:lnTo>
                                    <a:lnTo>
                                      <a:pt x="2110679" y="2207584"/>
                                    </a:lnTo>
                                    <a:lnTo>
                                      <a:pt x="2110650" y="2147545"/>
                                    </a:lnTo>
                                    <a:lnTo>
                                      <a:pt x="2332993" y="2214539"/>
                                    </a:lnTo>
                                    <a:lnTo>
                                      <a:pt x="2367035" y="1239021"/>
                                    </a:lnTo>
                                    <a:lnTo>
                                      <a:pt x="2366064" y="1234231"/>
                                    </a:lnTo>
                                    <a:cubicBezTo>
                                      <a:pt x="2366064" y="1201509"/>
                                      <a:pt x="2419409" y="1174984"/>
                                      <a:pt x="2485214" y="1174984"/>
                                    </a:cubicBezTo>
                                    <a:cubicBezTo>
                                      <a:pt x="2551019" y="1174984"/>
                                      <a:pt x="2604365" y="1201509"/>
                                      <a:pt x="2604365" y="1234231"/>
                                    </a:cubicBezTo>
                                    <a:lnTo>
                                      <a:pt x="2604116" y="1235455"/>
                                    </a:lnTo>
                                    <a:lnTo>
                                      <a:pt x="2639679" y="2254552"/>
                                    </a:lnTo>
                                    <a:lnTo>
                                      <a:pt x="2815993" y="2195840"/>
                                    </a:lnTo>
                                    <a:lnTo>
                                      <a:pt x="2886307" y="1060818"/>
                                    </a:lnTo>
                                    <a:lnTo>
                                      <a:pt x="2823383" y="1031862"/>
                                    </a:lnTo>
                                    <a:cubicBezTo>
                                      <a:pt x="2729028" y="984456"/>
                                      <a:pt x="2630370" y="929831"/>
                                      <a:pt x="2561835" y="944346"/>
                                    </a:cubicBezTo>
                                    <a:cubicBezTo>
                                      <a:pt x="2451741" y="967664"/>
                                      <a:pt x="2501130" y="1036323"/>
                                      <a:pt x="2470778" y="1082312"/>
                                    </a:cubicBezTo>
                                    <a:cubicBezTo>
                                      <a:pt x="2464799" y="1074954"/>
                                      <a:pt x="2404533" y="938389"/>
                                      <a:pt x="2525964" y="900197"/>
                                    </a:cubicBezTo>
                                    <a:cubicBezTo>
                                      <a:pt x="2536656" y="896834"/>
                                      <a:pt x="2547980" y="894791"/>
                                      <a:pt x="2559863" y="893916"/>
                                    </a:cubicBezTo>
                                    <a:cubicBezTo>
                                      <a:pt x="2643046" y="887798"/>
                                      <a:pt x="2753665" y="938998"/>
                                      <a:pt x="2867308" y="996303"/>
                                    </a:cubicBezTo>
                                    <a:lnTo>
                                      <a:pt x="2889604" y="1007595"/>
                                    </a:lnTo>
                                    <a:lnTo>
                                      <a:pt x="2915975" y="581911"/>
                                    </a:lnTo>
                                    <a:lnTo>
                                      <a:pt x="2913277" y="574415"/>
                                    </a:lnTo>
                                    <a:cubicBezTo>
                                      <a:pt x="2913277" y="523214"/>
                                      <a:pt x="3061468" y="481707"/>
                                      <a:pt x="3244271" y="481707"/>
                                    </a:cubicBezTo>
                                    <a:close/>
                                    <a:moveTo>
                                      <a:pt x="3375694" y="859"/>
                                    </a:moveTo>
                                    <a:cubicBezTo>
                                      <a:pt x="3683349" y="-21771"/>
                                      <a:pt x="4208440" y="409871"/>
                                      <a:pt x="4536385" y="426036"/>
                                    </a:cubicBezTo>
                                    <a:cubicBezTo>
                                      <a:pt x="4761809" y="437148"/>
                                      <a:pt x="5193855" y="305574"/>
                                      <a:pt x="5398397" y="302211"/>
                                    </a:cubicBezTo>
                                    <a:cubicBezTo>
                                      <a:pt x="5809532" y="295451"/>
                                      <a:pt x="5877822" y="492711"/>
                                      <a:pt x="6117535" y="587961"/>
                                    </a:cubicBezTo>
                                    <a:cubicBezTo>
                                      <a:pt x="5900047" y="518111"/>
                                      <a:pt x="5673035" y="386349"/>
                                      <a:pt x="5465072" y="378411"/>
                                    </a:cubicBezTo>
                                    <a:cubicBezTo>
                                      <a:pt x="5220523" y="369076"/>
                                      <a:pt x="4891605" y="514295"/>
                                      <a:pt x="4650685" y="521286"/>
                                    </a:cubicBezTo>
                                    <a:cubicBezTo>
                                      <a:pt x="4372469" y="529359"/>
                                      <a:pt x="4205968" y="396277"/>
                                      <a:pt x="3988697" y="311736"/>
                                    </a:cubicBezTo>
                                    <a:cubicBezTo>
                                      <a:pt x="3786965" y="233241"/>
                                      <a:pt x="3536815" y="54494"/>
                                      <a:pt x="3379097" y="87899"/>
                                    </a:cubicBezTo>
                                    <a:cubicBezTo>
                                      <a:pt x="3189078" y="128145"/>
                                      <a:pt x="3274322" y="246649"/>
                                      <a:pt x="3221935" y="326024"/>
                                    </a:cubicBezTo>
                                    <a:cubicBezTo>
                                      <a:pt x="3211616" y="313324"/>
                                      <a:pt x="3107599" y="77617"/>
                                      <a:pt x="3317185" y="11699"/>
                                    </a:cubicBezTo>
                                    <a:cubicBezTo>
                                      <a:pt x="3335640" y="5895"/>
                                      <a:pt x="3355184" y="2367"/>
                                      <a:pt x="3375694" y="859"/>
                                    </a:cubicBezTo>
                                    <a:close/>
                                  </a:path>
                                </a:pathLst>
                              </a:custGeom>
                              <a:solidFill>
                                <a:srgbClr val="DE5A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452" name="Group 452"/>
                          <wpg:cNvGrpSpPr/>
                          <wpg:grpSpPr>
                            <a:xfrm>
                              <a:off x="3377470" y="5346023"/>
                              <a:ext cx="4181039" cy="922796"/>
                              <a:chOff x="3377470" y="5346023"/>
                              <a:chExt cx="4181039" cy="922796"/>
                            </a:xfrm>
                            <a:solidFill>
                              <a:srgbClr val="00B0F0"/>
                            </a:solidFill>
                          </wpg:grpSpPr>
                          <wps:wsp>
                            <wps:cNvPr id="453" name="TextBox 36"/>
                            <wps:cNvSpPr txBox="1"/>
                            <wps:spPr>
                              <a:xfrm>
                                <a:off x="3377470" y="5346023"/>
                                <a:ext cx="474255" cy="837535"/>
                              </a:xfrm>
                              <a:custGeom>
                                <a:avLst/>
                                <a:gdLst/>
                                <a:ahLst/>
                                <a:cxnLst/>
                                <a:rect l="l" t="t" r="r" b="b"/>
                                <a:pathLst>
                                  <a:path w="474255" h="837535">
                                    <a:moveTo>
                                      <a:pt x="220457" y="0"/>
                                    </a:moveTo>
                                    <a:cubicBezTo>
                                      <a:pt x="316336" y="0"/>
                                      <a:pt x="381362" y="18732"/>
                                      <a:pt x="415533" y="56195"/>
                                    </a:cubicBezTo>
                                    <a:cubicBezTo>
                                      <a:pt x="449705" y="93658"/>
                                      <a:pt x="466790" y="145709"/>
                                      <a:pt x="466790" y="212346"/>
                                    </a:cubicBezTo>
                                    <a:cubicBezTo>
                                      <a:pt x="466790" y="257435"/>
                                      <a:pt x="460653" y="290008"/>
                                      <a:pt x="448378" y="310067"/>
                                    </a:cubicBezTo>
                                    <a:cubicBezTo>
                                      <a:pt x="436102" y="330126"/>
                                      <a:pt x="414538" y="348444"/>
                                      <a:pt x="383684" y="365022"/>
                                    </a:cubicBezTo>
                                    <a:cubicBezTo>
                                      <a:pt x="414206" y="375312"/>
                                      <a:pt x="436932" y="392158"/>
                                      <a:pt x="451861" y="415560"/>
                                    </a:cubicBezTo>
                                    <a:cubicBezTo>
                                      <a:pt x="466790" y="438962"/>
                                      <a:pt x="474255" y="493816"/>
                                      <a:pt x="474255" y="580121"/>
                                    </a:cubicBezTo>
                                    <a:cubicBezTo>
                                      <a:pt x="474255" y="644182"/>
                                      <a:pt x="466956" y="693888"/>
                                      <a:pt x="452359" y="729239"/>
                                    </a:cubicBezTo>
                                    <a:cubicBezTo>
                                      <a:pt x="437761" y="764590"/>
                                      <a:pt x="412547" y="791477"/>
                                      <a:pt x="376717" y="809900"/>
                                    </a:cubicBezTo>
                                    <a:cubicBezTo>
                                      <a:pt x="340887" y="828323"/>
                                      <a:pt x="294937" y="837535"/>
                                      <a:pt x="238870" y="837535"/>
                                    </a:cubicBezTo>
                                    <a:cubicBezTo>
                                      <a:pt x="175171" y="837535"/>
                                      <a:pt x="125158" y="826835"/>
                                      <a:pt x="88830" y="805437"/>
                                    </a:cubicBezTo>
                                    <a:cubicBezTo>
                                      <a:pt x="52502" y="784038"/>
                                      <a:pt x="28615" y="757829"/>
                                      <a:pt x="17169" y="726809"/>
                                    </a:cubicBezTo>
                                    <a:cubicBezTo>
                                      <a:pt x="5723" y="695789"/>
                                      <a:pt x="0" y="641961"/>
                                      <a:pt x="0" y="565324"/>
                                    </a:cubicBezTo>
                                    <a:lnTo>
                                      <a:pt x="0" y="501625"/>
                                    </a:lnTo>
                                    <a:lnTo>
                                      <a:pt x="201049" y="501625"/>
                                    </a:lnTo>
                                    <a:lnTo>
                                      <a:pt x="201049" y="632506"/>
                                    </a:lnTo>
                                    <a:cubicBezTo>
                                      <a:pt x="201049" y="667341"/>
                                      <a:pt x="203122" y="689486"/>
                                      <a:pt x="207269" y="698941"/>
                                    </a:cubicBezTo>
                                    <a:cubicBezTo>
                                      <a:pt x="211416" y="708396"/>
                                      <a:pt x="220623" y="713124"/>
                                      <a:pt x="234888" y="713124"/>
                                    </a:cubicBezTo>
                                    <a:cubicBezTo>
                                      <a:pt x="250481" y="713124"/>
                                      <a:pt x="260766" y="707152"/>
                                      <a:pt x="265742" y="695209"/>
                                    </a:cubicBezTo>
                                    <a:cubicBezTo>
                                      <a:pt x="270719" y="683265"/>
                                      <a:pt x="273207" y="652079"/>
                                      <a:pt x="273207" y="601652"/>
                                    </a:cubicBezTo>
                                    <a:lnTo>
                                      <a:pt x="273207" y="545915"/>
                                    </a:lnTo>
                                    <a:cubicBezTo>
                                      <a:pt x="273207" y="515062"/>
                                      <a:pt x="269723" y="492502"/>
                                      <a:pt x="262756" y="478236"/>
                                    </a:cubicBezTo>
                                    <a:cubicBezTo>
                                      <a:pt x="255789" y="463970"/>
                                      <a:pt x="245505" y="454598"/>
                                      <a:pt x="231902" y="450119"/>
                                    </a:cubicBezTo>
                                    <a:cubicBezTo>
                                      <a:pt x="218300" y="445640"/>
                                      <a:pt x="191925" y="443069"/>
                                      <a:pt x="152777" y="442405"/>
                                    </a:cubicBezTo>
                                    <a:lnTo>
                                      <a:pt x="152777" y="325459"/>
                                    </a:lnTo>
                                    <a:cubicBezTo>
                                      <a:pt x="200551" y="325459"/>
                                      <a:pt x="230078" y="323634"/>
                                      <a:pt x="241358" y="319985"/>
                                    </a:cubicBezTo>
                                    <a:cubicBezTo>
                                      <a:pt x="252638" y="316336"/>
                                      <a:pt x="260766" y="308373"/>
                                      <a:pt x="265742" y="296098"/>
                                    </a:cubicBezTo>
                                    <a:cubicBezTo>
                                      <a:pt x="270719" y="283823"/>
                                      <a:pt x="273207" y="264581"/>
                                      <a:pt x="273207" y="238371"/>
                                    </a:cubicBezTo>
                                    <a:lnTo>
                                      <a:pt x="273207" y="193583"/>
                                    </a:lnTo>
                                    <a:cubicBezTo>
                                      <a:pt x="273207" y="165384"/>
                                      <a:pt x="270304" y="146805"/>
                                      <a:pt x="264498" y="137847"/>
                                    </a:cubicBezTo>
                                    <a:cubicBezTo>
                                      <a:pt x="258692" y="128890"/>
                                      <a:pt x="249652" y="124411"/>
                                      <a:pt x="237377" y="124411"/>
                                    </a:cubicBezTo>
                                    <a:cubicBezTo>
                                      <a:pt x="223443" y="124411"/>
                                      <a:pt x="213904" y="129139"/>
                                      <a:pt x="208762" y="138594"/>
                                    </a:cubicBezTo>
                                    <a:cubicBezTo>
                                      <a:pt x="203620" y="148049"/>
                                      <a:pt x="201049" y="168204"/>
                                      <a:pt x="201049" y="199058"/>
                                    </a:cubicBezTo>
                                    <a:lnTo>
                                      <a:pt x="201049" y="265244"/>
                                    </a:lnTo>
                                    <a:lnTo>
                                      <a:pt x="0" y="265244"/>
                                    </a:lnTo>
                                    <a:lnTo>
                                      <a:pt x="0" y="196569"/>
                                    </a:lnTo>
                                    <a:cubicBezTo>
                                      <a:pt x="0" y="119600"/>
                                      <a:pt x="17584" y="67597"/>
                                      <a:pt x="52751" y="40558"/>
                                    </a:cubicBezTo>
                                    <a:cubicBezTo>
                                      <a:pt x="87917" y="13519"/>
                                      <a:pt x="143819" y="0"/>
                                      <a:pt x="220457" y="0"/>
                                    </a:cubicBezTo>
                                    <a:close/>
                                  </a:path>
                                </a:pathLst>
                              </a:cu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4" name="Rectangle 454"/>
                            <wps:cNvSpPr/>
                            <wps:spPr>
                              <a:xfrm>
                                <a:off x="4927068" y="5501768"/>
                                <a:ext cx="2631441" cy="767051"/>
                              </a:xfrm>
                              <a:prstGeom prst="rect">
                                <a:avLst/>
                              </a:prstGeom>
                              <a:noFill/>
                            </wps:spPr>
                            <wps:txbx>
                              <w:txbxContent>
                                <w:p w14:paraId="183BAC7D" w14:textId="77777777" w:rsidR="00396408" w:rsidRPr="00E03F51" w:rsidRDefault="00396408" w:rsidP="00396408">
                                  <w:pPr>
                                    <w:pStyle w:val="NormalWeb"/>
                                    <w:spacing w:before="0" w:beforeAutospacing="0" w:after="0" w:afterAutospacing="0"/>
                                    <w:rPr>
                                      <w:rFonts w:asciiTheme="minorHAnsi" w:hAnsi="Calibri" w:cstheme="minorBidi"/>
                                      <w:color w:val="FFC000"/>
                                      <w:kern w:val="24"/>
                                      <w:sz w:val="22"/>
                                      <w:szCs w:val="22"/>
                                    </w:rPr>
                                  </w:pPr>
                                  <w:r w:rsidRPr="00E03F51">
                                    <w:rPr>
                                      <w:rFonts w:asciiTheme="minorHAnsi" w:hAnsi="Calibri" w:cstheme="minorBidi"/>
                                      <w:color w:val="FFC000"/>
                                      <w:kern w:val="24"/>
                                      <w:sz w:val="22"/>
                                      <w:szCs w:val="22"/>
                                    </w:rPr>
                                    <w:t>BROUGHT BACK TO NORTHWIND TO RECYCLE</w:t>
                                  </w:r>
                                </w:p>
                              </w:txbxContent>
                            </wps:txbx>
                            <wps:bodyPr wrap="square" anchor="ctr" anchorCtr="0">
                              <a:noAutofit/>
                            </wps:bodyPr>
                          </wps:wsp>
                          <wps:wsp>
                            <wps:cNvPr id="455" name="Freeform 455"/>
                            <wps:cNvSpPr/>
                            <wps:spPr>
                              <a:xfrm flipH="1">
                                <a:off x="3907979" y="5517193"/>
                                <a:ext cx="917534" cy="710082"/>
                              </a:xfrm>
                              <a:custGeom>
                                <a:avLst/>
                                <a:gdLst>
                                  <a:gd name="connsiteX0" fmla="*/ 190500 w 5505450"/>
                                  <a:gd name="connsiteY0" fmla="*/ 3347565 h 4381501"/>
                                  <a:gd name="connsiteX1" fmla="*/ 185737 w 5505450"/>
                                  <a:gd name="connsiteY1" fmla="*/ 3348503 h 4381501"/>
                                  <a:gd name="connsiteX2" fmla="*/ 190500 w 5505450"/>
                                  <a:gd name="connsiteY2" fmla="*/ 3350099 h 4381501"/>
                                  <a:gd name="connsiteX3" fmla="*/ 4984218 w 5505450"/>
                                  <a:gd name="connsiteY3" fmla="*/ 3216131 h 4381501"/>
                                  <a:gd name="connsiteX4" fmla="*/ 2482853 w 5505450"/>
                                  <a:gd name="connsiteY4" fmla="*/ 3819142 h 4381501"/>
                                  <a:gd name="connsiteX5" fmla="*/ 2482850 w 5505450"/>
                                  <a:gd name="connsiteY5" fmla="*/ 3819526 h 4381501"/>
                                  <a:gd name="connsiteX6" fmla="*/ 2481458 w 5505450"/>
                                  <a:gd name="connsiteY6" fmla="*/ 3819478 h 4381501"/>
                                  <a:gd name="connsiteX7" fmla="*/ 2481262 w 5505450"/>
                                  <a:gd name="connsiteY7" fmla="*/ 3819525 h 4381501"/>
                                  <a:gd name="connsiteX8" fmla="*/ 2481263 w 5505450"/>
                                  <a:gd name="connsiteY8" fmla="*/ 3819471 h 4381501"/>
                                  <a:gd name="connsiteX9" fmla="*/ 2224683 w 5505450"/>
                                  <a:gd name="connsiteY9" fmla="*/ 3810597 h 4381501"/>
                                  <a:gd name="connsiteX10" fmla="*/ 1821061 w 5505450"/>
                                  <a:gd name="connsiteY10" fmla="*/ 3790505 h 4381501"/>
                                  <a:gd name="connsiteX11" fmla="*/ 1428638 w 5505450"/>
                                  <a:gd name="connsiteY11" fmla="*/ 3764859 h 4381501"/>
                                  <a:gd name="connsiteX12" fmla="*/ 2831372 w 5505450"/>
                                  <a:gd name="connsiteY12" fmla="*/ 4234756 h 4381501"/>
                                  <a:gd name="connsiteX13" fmla="*/ 5334000 w 5505450"/>
                                  <a:gd name="connsiteY13" fmla="*/ 3295328 h 4381501"/>
                                  <a:gd name="connsiteX14" fmla="*/ 3721101 w 5505450"/>
                                  <a:gd name="connsiteY14" fmla="*/ 1753394 h 4381501"/>
                                  <a:gd name="connsiteX15" fmla="*/ 4385061 w 5505450"/>
                                  <a:gd name="connsiteY15" fmla="*/ 1887163 h 4381501"/>
                                  <a:gd name="connsiteX16" fmla="*/ 4385061 w 5505450"/>
                                  <a:gd name="connsiteY16" fmla="*/ 2353280 h 4381501"/>
                                  <a:gd name="connsiteX17" fmla="*/ 3721101 w 5505450"/>
                                  <a:gd name="connsiteY17" fmla="*/ 2299966 h 4381501"/>
                                  <a:gd name="connsiteX18" fmla="*/ 3721101 w 5505450"/>
                                  <a:gd name="connsiteY18" fmla="*/ 953517 h 4381501"/>
                                  <a:gd name="connsiteX19" fmla="*/ 4385061 w 5505450"/>
                                  <a:gd name="connsiteY19" fmla="*/ 1211604 h 4381501"/>
                                  <a:gd name="connsiteX20" fmla="*/ 4385061 w 5505450"/>
                                  <a:gd name="connsiteY20" fmla="*/ 1661609 h 4381501"/>
                                  <a:gd name="connsiteX21" fmla="*/ 3721101 w 5505450"/>
                                  <a:gd name="connsiteY21" fmla="*/ 1485063 h 4381501"/>
                                  <a:gd name="connsiteX22" fmla="*/ 2518246 w 5505450"/>
                                  <a:gd name="connsiteY22" fmla="*/ 127072 h 4381501"/>
                                  <a:gd name="connsiteX23" fmla="*/ 2517778 w 5505450"/>
                                  <a:gd name="connsiteY23" fmla="*/ 485776 h 4381501"/>
                                  <a:gd name="connsiteX24" fmla="*/ 3505201 w 5505450"/>
                                  <a:gd name="connsiteY24" fmla="*/ 869595 h 4381501"/>
                                  <a:gd name="connsiteX25" fmla="*/ 3505201 w 5505450"/>
                                  <a:gd name="connsiteY25" fmla="*/ 1427656 h 4381501"/>
                                  <a:gd name="connsiteX26" fmla="*/ 2518246 w 5505450"/>
                                  <a:gd name="connsiteY26" fmla="*/ 1165226 h 4381501"/>
                                  <a:gd name="connsiteX27" fmla="*/ 2517778 w 5505450"/>
                                  <a:gd name="connsiteY27" fmla="*/ 1510957 h 4381501"/>
                                  <a:gd name="connsiteX28" fmla="*/ 3505201 w 5505450"/>
                                  <a:gd name="connsiteY28" fmla="*/ 1709896 h 4381501"/>
                                  <a:gd name="connsiteX29" fmla="*/ 3505201 w 5505450"/>
                                  <a:gd name="connsiteY29" fmla="*/ 2282630 h 4381501"/>
                                  <a:gd name="connsiteX30" fmla="*/ 2518246 w 5505450"/>
                                  <a:gd name="connsiteY30" fmla="*/ 2203380 h 4381501"/>
                                  <a:gd name="connsiteX31" fmla="*/ 2517778 w 5505450"/>
                                  <a:gd name="connsiteY31" fmla="*/ 2574485 h 4381501"/>
                                  <a:gd name="connsiteX32" fmla="*/ 3505201 w 5505450"/>
                                  <a:gd name="connsiteY32" fmla="*/ 2568995 h 4381501"/>
                                  <a:gd name="connsiteX33" fmla="*/ 3505201 w 5505450"/>
                                  <a:gd name="connsiteY33" fmla="*/ 3197252 h 4381501"/>
                                  <a:gd name="connsiteX34" fmla="*/ 2519268 w 5505450"/>
                                  <a:gd name="connsiteY34" fmla="*/ 3340408 h 4381501"/>
                                  <a:gd name="connsiteX35" fmla="*/ 2519281 w 5505450"/>
                                  <a:gd name="connsiteY35" fmla="*/ 3370007 h 4381501"/>
                                  <a:gd name="connsiteX36" fmla="*/ 2518247 w 5505450"/>
                                  <a:gd name="connsiteY36" fmla="*/ 3700002 h 4381501"/>
                                  <a:gd name="connsiteX37" fmla="*/ 3721102 w 5505450"/>
                                  <a:gd name="connsiteY37" fmla="*/ 3436106 h 4381501"/>
                                  <a:gd name="connsiteX38" fmla="*/ 3721102 w 5505450"/>
                                  <a:gd name="connsiteY38" fmla="*/ 3165903 h 4381501"/>
                                  <a:gd name="connsiteX39" fmla="*/ 3721101 w 5505450"/>
                                  <a:gd name="connsiteY39" fmla="*/ 3165903 h 4381501"/>
                                  <a:gd name="connsiteX40" fmla="*/ 3721101 w 5505450"/>
                                  <a:gd name="connsiteY40" fmla="*/ 2567795 h 4381501"/>
                                  <a:gd name="connsiteX41" fmla="*/ 4385061 w 5505450"/>
                                  <a:gd name="connsiteY41" fmla="*/ 2564104 h 4381501"/>
                                  <a:gd name="connsiteX42" fmla="*/ 4385061 w 5505450"/>
                                  <a:gd name="connsiteY42" fmla="*/ 3187701 h 4381501"/>
                                  <a:gd name="connsiteX43" fmla="*/ 4385062 w 5505450"/>
                                  <a:gd name="connsiteY43" fmla="*/ 3187701 h 4381501"/>
                                  <a:gd name="connsiteX44" fmla="*/ 4385062 w 5505450"/>
                                  <a:gd name="connsiteY44" fmla="*/ 3290439 h 4381501"/>
                                  <a:gd name="connsiteX45" fmla="*/ 4905378 w 5505450"/>
                                  <a:gd name="connsiteY45" fmla="*/ 3176287 h 4381501"/>
                                  <a:gd name="connsiteX46" fmla="*/ 4906569 w 5505450"/>
                                  <a:gd name="connsiteY46" fmla="*/ 3027033 h 4381501"/>
                                  <a:gd name="connsiteX47" fmla="*/ 4906739 w 5505450"/>
                                  <a:gd name="connsiteY47" fmla="*/ 2993751 h 4381501"/>
                                  <a:gd name="connsiteX48" fmla="*/ 4572001 w 5505450"/>
                                  <a:gd name="connsiteY48" fmla="*/ 3042354 h 4381501"/>
                                  <a:gd name="connsiteX49" fmla="*/ 4572001 w 5505450"/>
                                  <a:gd name="connsiteY49" fmla="*/ 2563064 h 4381501"/>
                                  <a:gd name="connsiteX50" fmla="*/ 4908553 w 5505450"/>
                                  <a:gd name="connsiteY50" fmla="*/ 2561193 h 4381501"/>
                                  <a:gd name="connsiteX51" fmla="*/ 4905377 w 5505450"/>
                                  <a:gd name="connsiteY51" fmla="*/ 2395060 h 4381501"/>
                                  <a:gd name="connsiteX52" fmla="*/ 4572001 w 5505450"/>
                                  <a:gd name="connsiteY52" fmla="*/ 2368291 h 4381501"/>
                                  <a:gd name="connsiteX53" fmla="*/ 4572001 w 5505450"/>
                                  <a:gd name="connsiteY53" fmla="*/ 1924826 h 4381501"/>
                                  <a:gd name="connsiteX54" fmla="*/ 4908552 w 5505450"/>
                                  <a:gd name="connsiteY54" fmla="*/ 1992632 h 4381501"/>
                                  <a:gd name="connsiteX55" fmla="*/ 4905377 w 5505450"/>
                                  <a:gd name="connsiteY55" fmla="*/ 1799960 h 4381501"/>
                                  <a:gd name="connsiteX56" fmla="*/ 4572001 w 5505450"/>
                                  <a:gd name="connsiteY56" fmla="*/ 1711316 h 4381501"/>
                                  <a:gd name="connsiteX57" fmla="*/ 4572001 w 5505450"/>
                                  <a:gd name="connsiteY57" fmla="*/ 1284269 h 4381501"/>
                                  <a:gd name="connsiteX58" fmla="*/ 4908552 w 5505450"/>
                                  <a:gd name="connsiteY58" fmla="*/ 1415089 h 4381501"/>
                                  <a:gd name="connsiteX59" fmla="*/ 4905377 w 5505450"/>
                                  <a:gd name="connsiteY59" fmla="*/ 1215387 h 4381501"/>
                                  <a:gd name="connsiteX60" fmla="*/ 2505075 w 5505450"/>
                                  <a:gd name="connsiteY60" fmla="*/ 0 h 4381501"/>
                                  <a:gd name="connsiteX61" fmla="*/ 5009958 w 5505450"/>
                                  <a:gd name="connsiteY61" fmla="*/ 1152525 h 4381501"/>
                                  <a:gd name="connsiteX62" fmla="*/ 5009958 w 5505450"/>
                                  <a:gd name="connsiteY62" fmla="*/ 3167807 h 4381501"/>
                                  <a:gd name="connsiteX63" fmla="*/ 5486400 w 5505450"/>
                                  <a:gd name="connsiteY63" fmla="*/ 3276601 h 4381501"/>
                                  <a:gd name="connsiteX64" fmla="*/ 5505450 w 5505450"/>
                                  <a:gd name="connsiteY64" fmla="*/ 3276601 h 4381501"/>
                                  <a:gd name="connsiteX65" fmla="*/ 5505450 w 5505450"/>
                                  <a:gd name="connsiteY65" fmla="*/ 3371851 h 4381501"/>
                                  <a:gd name="connsiteX66" fmla="*/ 5486400 w 5505450"/>
                                  <a:gd name="connsiteY66" fmla="*/ 3371851 h 4381501"/>
                                  <a:gd name="connsiteX67" fmla="*/ 2819400 w 5505450"/>
                                  <a:gd name="connsiteY67" fmla="*/ 4381501 h 4381501"/>
                                  <a:gd name="connsiteX68" fmla="*/ 0 w 5505450"/>
                                  <a:gd name="connsiteY68" fmla="*/ 3429001 h 4381501"/>
                                  <a:gd name="connsiteX69" fmla="*/ 0 w 5505450"/>
                                  <a:gd name="connsiteY69" fmla="*/ 3333751 h 4381501"/>
                                  <a:gd name="connsiteX70" fmla="*/ 190500 w 5505450"/>
                                  <a:gd name="connsiteY70" fmla="*/ 3295888 h 4381501"/>
                                  <a:gd name="connsiteX71" fmla="*/ 190500 w 5505450"/>
                                  <a:gd name="connsiteY71" fmla="*/ 1057276 h 4381501"/>
                                  <a:gd name="connsiteX72" fmla="*/ 2505075 w 5505450"/>
                                  <a:gd name="connsiteY72" fmla="*/ 1 h 4381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Lst>
                                <a:rect l="l" t="t" r="r" b="b"/>
                                <a:pathLst>
                                  <a:path w="5505450" h="4381501">
                                    <a:moveTo>
                                      <a:pt x="190500" y="3347565"/>
                                    </a:moveTo>
                                    <a:lnTo>
                                      <a:pt x="185737" y="3348503"/>
                                    </a:lnTo>
                                    <a:lnTo>
                                      <a:pt x="190500" y="3350099"/>
                                    </a:lnTo>
                                    <a:close/>
                                    <a:moveTo>
                                      <a:pt x="4984218" y="3216131"/>
                                    </a:moveTo>
                                    <a:lnTo>
                                      <a:pt x="2482853" y="3819142"/>
                                    </a:lnTo>
                                    <a:lnTo>
                                      <a:pt x="2482850" y="3819526"/>
                                    </a:lnTo>
                                    <a:lnTo>
                                      <a:pt x="2481458" y="3819478"/>
                                    </a:lnTo>
                                    <a:lnTo>
                                      <a:pt x="2481262" y="3819525"/>
                                    </a:lnTo>
                                    <a:lnTo>
                                      <a:pt x="2481263" y="3819471"/>
                                    </a:lnTo>
                                    <a:lnTo>
                                      <a:pt x="2224683" y="3810597"/>
                                    </a:lnTo>
                                    <a:cubicBezTo>
                                      <a:pt x="2093715" y="3805239"/>
                                      <a:pt x="1959620" y="3798542"/>
                                      <a:pt x="1821061" y="3790505"/>
                                    </a:cubicBezTo>
                                    <a:lnTo>
                                      <a:pt x="1428638" y="3764859"/>
                                    </a:lnTo>
                                    <a:lnTo>
                                      <a:pt x="2831372" y="4234756"/>
                                    </a:lnTo>
                                    <a:lnTo>
                                      <a:pt x="5334000" y="3295328"/>
                                    </a:lnTo>
                                    <a:close/>
                                    <a:moveTo>
                                      <a:pt x="3721101" y="1753394"/>
                                    </a:moveTo>
                                    <a:lnTo>
                                      <a:pt x="4385061" y="1887163"/>
                                    </a:lnTo>
                                    <a:lnTo>
                                      <a:pt x="4385061" y="2353280"/>
                                    </a:lnTo>
                                    <a:lnTo>
                                      <a:pt x="3721101" y="2299966"/>
                                    </a:lnTo>
                                    <a:close/>
                                    <a:moveTo>
                                      <a:pt x="3721101" y="953517"/>
                                    </a:moveTo>
                                    <a:lnTo>
                                      <a:pt x="4385061" y="1211604"/>
                                    </a:lnTo>
                                    <a:lnTo>
                                      <a:pt x="4385061" y="1661609"/>
                                    </a:lnTo>
                                    <a:lnTo>
                                      <a:pt x="3721101" y="1485063"/>
                                    </a:lnTo>
                                    <a:close/>
                                    <a:moveTo>
                                      <a:pt x="2518246" y="127072"/>
                                    </a:moveTo>
                                    <a:cubicBezTo>
                                      <a:pt x="2520206" y="249815"/>
                                      <a:pt x="2518992" y="353508"/>
                                      <a:pt x="2517778" y="485776"/>
                                    </a:cubicBezTo>
                                    <a:lnTo>
                                      <a:pt x="3505201" y="869595"/>
                                    </a:lnTo>
                                    <a:lnTo>
                                      <a:pt x="3505201" y="1427656"/>
                                    </a:lnTo>
                                    <a:lnTo>
                                      <a:pt x="2518246" y="1165226"/>
                                    </a:lnTo>
                                    <a:cubicBezTo>
                                      <a:pt x="2520206" y="1236813"/>
                                      <a:pt x="2518992" y="1433815"/>
                                      <a:pt x="2517778" y="1510957"/>
                                    </a:cubicBezTo>
                                    <a:lnTo>
                                      <a:pt x="3505201" y="1709896"/>
                                    </a:lnTo>
                                    <a:lnTo>
                                      <a:pt x="3505201" y="2282630"/>
                                    </a:lnTo>
                                    <a:lnTo>
                                      <a:pt x="2518246" y="2203380"/>
                                    </a:lnTo>
                                    <a:cubicBezTo>
                                      <a:pt x="2520206" y="2224998"/>
                                      <a:pt x="2518992" y="2551190"/>
                                      <a:pt x="2517778" y="2574485"/>
                                    </a:cubicBezTo>
                                    <a:lnTo>
                                      <a:pt x="3505201" y="2568995"/>
                                    </a:lnTo>
                                    <a:lnTo>
                                      <a:pt x="3505201" y="3197252"/>
                                    </a:lnTo>
                                    <a:lnTo>
                                      <a:pt x="2519268" y="3340408"/>
                                    </a:lnTo>
                                    <a:lnTo>
                                      <a:pt x="2519281" y="3370007"/>
                                    </a:lnTo>
                                    <a:cubicBezTo>
                                      <a:pt x="2519271" y="3538679"/>
                                      <a:pt x="2518982" y="3677852"/>
                                      <a:pt x="2518247" y="3700002"/>
                                    </a:cubicBezTo>
                                    <a:lnTo>
                                      <a:pt x="3721102" y="3436106"/>
                                    </a:lnTo>
                                    <a:lnTo>
                                      <a:pt x="3721102" y="3165903"/>
                                    </a:lnTo>
                                    <a:lnTo>
                                      <a:pt x="3721101" y="3165903"/>
                                    </a:lnTo>
                                    <a:lnTo>
                                      <a:pt x="3721101" y="2567795"/>
                                    </a:lnTo>
                                    <a:lnTo>
                                      <a:pt x="4385061" y="2564104"/>
                                    </a:lnTo>
                                    <a:lnTo>
                                      <a:pt x="4385061" y="3187701"/>
                                    </a:lnTo>
                                    <a:lnTo>
                                      <a:pt x="4385062" y="3187701"/>
                                    </a:lnTo>
                                    <a:lnTo>
                                      <a:pt x="4385062" y="3290439"/>
                                    </a:lnTo>
                                    <a:lnTo>
                                      <a:pt x="4905378" y="3176287"/>
                                    </a:lnTo>
                                    <a:cubicBezTo>
                                      <a:pt x="4905775" y="3164274"/>
                                      <a:pt x="4906172" y="3101944"/>
                                      <a:pt x="4906569" y="3027033"/>
                                    </a:cubicBezTo>
                                    <a:lnTo>
                                      <a:pt x="4906739" y="2993751"/>
                                    </a:lnTo>
                                    <a:lnTo>
                                      <a:pt x="4572001" y="3042354"/>
                                    </a:lnTo>
                                    <a:lnTo>
                                      <a:pt x="4572001" y="2563064"/>
                                    </a:lnTo>
                                    <a:lnTo>
                                      <a:pt x="4908553" y="2561193"/>
                                    </a:lnTo>
                                    <a:cubicBezTo>
                                      <a:pt x="4907494" y="2549469"/>
                                      <a:pt x="4906436" y="2406784"/>
                                      <a:pt x="4905377" y="2395060"/>
                                    </a:cubicBezTo>
                                    <a:lnTo>
                                      <a:pt x="4572001" y="2368291"/>
                                    </a:lnTo>
                                    <a:lnTo>
                                      <a:pt x="4572001" y="1924826"/>
                                    </a:lnTo>
                                    <a:lnTo>
                                      <a:pt x="4908552" y="1992632"/>
                                    </a:lnTo>
                                    <a:cubicBezTo>
                                      <a:pt x="4907493" y="1953808"/>
                                      <a:pt x="4906436" y="1838784"/>
                                      <a:pt x="4905377" y="1799960"/>
                                    </a:cubicBezTo>
                                    <a:lnTo>
                                      <a:pt x="4572001" y="1711316"/>
                                    </a:lnTo>
                                    <a:lnTo>
                                      <a:pt x="4572001" y="1284269"/>
                                    </a:lnTo>
                                    <a:lnTo>
                                      <a:pt x="4908552" y="1415089"/>
                                    </a:lnTo>
                                    <a:cubicBezTo>
                                      <a:pt x="4907493" y="1348522"/>
                                      <a:pt x="4906436" y="1281954"/>
                                      <a:pt x="4905377" y="1215387"/>
                                    </a:cubicBezTo>
                                    <a:close/>
                                    <a:moveTo>
                                      <a:pt x="2505075" y="0"/>
                                    </a:moveTo>
                                    <a:lnTo>
                                      <a:pt x="5009958" y="1152525"/>
                                    </a:lnTo>
                                    <a:lnTo>
                                      <a:pt x="5009958" y="3167807"/>
                                    </a:lnTo>
                                    <a:lnTo>
                                      <a:pt x="5486400" y="3276601"/>
                                    </a:lnTo>
                                    <a:lnTo>
                                      <a:pt x="5505450" y="3276601"/>
                                    </a:lnTo>
                                    <a:lnTo>
                                      <a:pt x="5505450" y="3371851"/>
                                    </a:lnTo>
                                    <a:lnTo>
                                      <a:pt x="5486400" y="3371851"/>
                                    </a:lnTo>
                                    <a:lnTo>
                                      <a:pt x="2819400" y="4381501"/>
                                    </a:lnTo>
                                    <a:lnTo>
                                      <a:pt x="0" y="3429001"/>
                                    </a:lnTo>
                                    <a:lnTo>
                                      <a:pt x="0" y="3333751"/>
                                    </a:lnTo>
                                    <a:lnTo>
                                      <a:pt x="190500" y="3295888"/>
                                    </a:lnTo>
                                    <a:lnTo>
                                      <a:pt x="190500" y="1057276"/>
                                    </a:lnTo>
                                    <a:lnTo>
                                      <a:pt x="2505075" y="1"/>
                                    </a:lnTo>
                                    <a:close/>
                                  </a:path>
                                </a:pathLst>
                              </a:cu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456" name="Group 456"/>
                          <wpg:cNvGrpSpPr/>
                          <wpg:grpSpPr>
                            <a:xfrm>
                              <a:off x="3475695" y="0"/>
                              <a:ext cx="3769186" cy="882511"/>
                              <a:chOff x="3475695" y="0"/>
                              <a:chExt cx="3769186" cy="882511"/>
                            </a:xfrm>
                            <a:solidFill>
                              <a:srgbClr val="00B0F0"/>
                            </a:solidFill>
                          </wpg:grpSpPr>
                          <wps:wsp>
                            <wps:cNvPr id="457" name="TextBox 40"/>
                            <wps:cNvSpPr txBox="1"/>
                            <wps:spPr>
                              <a:xfrm>
                                <a:off x="3475695" y="0"/>
                                <a:ext cx="339891" cy="805686"/>
                              </a:xfrm>
                              <a:custGeom>
                                <a:avLst/>
                                <a:gdLst/>
                                <a:ahLst/>
                                <a:cxnLst/>
                                <a:rect l="l" t="t" r="r" b="b"/>
                                <a:pathLst>
                                  <a:path w="339891" h="805686">
                                    <a:moveTo>
                                      <a:pt x="221452" y="0"/>
                                    </a:moveTo>
                                    <a:lnTo>
                                      <a:pt x="339891" y="0"/>
                                    </a:lnTo>
                                    <a:lnTo>
                                      <a:pt x="339891" y="805686"/>
                                    </a:lnTo>
                                    <a:lnTo>
                                      <a:pt x="138843" y="805686"/>
                                    </a:lnTo>
                                    <a:lnTo>
                                      <a:pt x="138843" y="373731"/>
                                    </a:lnTo>
                                    <a:cubicBezTo>
                                      <a:pt x="138843" y="311360"/>
                                      <a:pt x="137350" y="273870"/>
                                      <a:pt x="134364" y="261263"/>
                                    </a:cubicBezTo>
                                    <a:cubicBezTo>
                                      <a:pt x="131379" y="248656"/>
                                      <a:pt x="123167" y="239118"/>
                                      <a:pt x="109731" y="232649"/>
                                    </a:cubicBezTo>
                                    <a:cubicBezTo>
                                      <a:pt x="96295" y="226180"/>
                                      <a:pt x="66353" y="222945"/>
                                      <a:pt x="19906" y="222945"/>
                                    </a:cubicBezTo>
                                    <a:lnTo>
                                      <a:pt x="0" y="222945"/>
                                    </a:lnTo>
                                    <a:lnTo>
                                      <a:pt x="0" y="129015"/>
                                    </a:lnTo>
                                    <a:cubicBezTo>
                                      <a:pt x="97207" y="108093"/>
                                      <a:pt x="171024" y="65088"/>
                                      <a:pt x="221452" y="0"/>
                                    </a:cubicBezTo>
                                    <a:close/>
                                  </a:path>
                                </a:pathLst>
                              </a:cu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8" name="Rectangle 458"/>
                            <wps:cNvSpPr/>
                            <wps:spPr>
                              <a:xfrm>
                                <a:off x="4927068" y="138499"/>
                                <a:ext cx="2317813" cy="720823"/>
                              </a:xfrm>
                              <a:prstGeom prst="rect">
                                <a:avLst/>
                              </a:prstGeom>
                              <a:noFill/>
                            </wps:spPr>
                            <wps:txbx>
                              <w:txbxContent>
                                <w:p w14:paraId="4454E93D" w14:textId="77777777" w:rsidR="00396408" w:rsidRPr="00E03F51" w:rsidRDefault="00396408" w:rsidP="00396408">
                                  <w:pPr>
                                    <w:pStyle w:val="NormalWeb"/>
                                    <w:spacing w:before="0" w:beforeAutospacing="0" w:after="0" w:afterAutospacing="0"/>
                                    <w:rPr>
                                      <w:rFonts w:asciiTheme="minorHAnsi" w:hAnsi="Calibri" w:cstheme="minorBidi"/>
                                      <w:color w:val="FFC000"/>
                                      <w:kern w:val="24"/>
                                      <w:sz w:val="22"/>
                                      <w:szCs w:val="22"/>
                                    </w:rPr>
                                  </w:pPr>
                                  <w:r w:rsidRPr="00E03F51">
                                    <w:rPr>
                                      <w:rFonts w:asciiTheme="minorHAnsi" w:hAnsi="Calibri" w:cstheme="minorBidi"/>
                                      <w:color w:val="FFC000"/>
                                      <w:kern w:val="24"/>
                                      <w:sz w:val="22"/>
                                      <w:szCs w:val="22"/>
                                    </w:rPr>
                                    <w:t>TV MANUFACTURED BY CONTOSO</w:t>
                                  </w:r>
                                </w:p>
                              </w:txbxContent>
                            </wps:txbx>
                            <wps:bodyPr wrap="square" anchor="ctr" anchorCtr="0">
                              <a:noAutofit/>
                            </wps:bodyPr>
                          </wps:wsp>
                          <wps:wsp>
                            <wps:cNvPr id="459" name="Freeform 459"/>
                            <wps:cNvSpPr>
                              <a:spLocks noChangeAspect="1"/>
                            </wps:cNvSpPr>
                            <wps:spPr>
                              <a:xfrm>
                                <a:off x="3903497" y="173072"/>
                                <a:ext cx="891425" cy="709439"/>
                              </a:xfrm>
                              <a:custGeom>
                                <a:avLst/>
                                <a:gdLst>
                                  <a:gd name="connsiteX0" fmla="*/ 190500 w 5505450"/>
                                  <a:gd name="connsiteY0" fmla="*/ 3347565 h 4381501"/>
                                  <a:gd name="connsiteX1" fmla="*/ 185737 w 5505450"/>
                                  <a:gd name="connsiteY1" fmla="*/ 3348503 h 4381501"/>
                                  <a:gd name="connsiteX2" fmla="*/ 190500 w 5505450"/>
                                  <a:gd name="connsiteY2" fmla="*/ 3350099 h 4381501"/>
                                  <a:gd name="connsiteX3" fmla="*/ 4984218 w 5505450"/>
                                  <a:gd name="connsiteY3" fmla="*/ 3216131 h 4381501"/>
                                  <a:gd name="connsiteX4" fmla="*/ 2482853 w 5505450"/>
                                  <a:gd name="connsiteY4" fmla="*/ 3819142 h 4381501"/>
                                  <a:gd name="connsiteX5" fmla="*/ 2482850 w 5505450"/>
                                  <a:gd name="connsiteY5" fmla="*/ 3819526 h 4381501"/>
                                  <a:gd name="connsiteX6" fmla="*/ 2481458 w 5505450"/>
                                  <a:gd name="connsiteY6" fmla="*/ 3819478 h 4381501"/>
                                  <a:gd name="connsiteX7" fmla="*/ 2481262 w 5505450"/>
                                  <a:gd name="connsiteY7" fmla="*/ 3819525 h 4381501"/>
                                  <a:gd name="connsiteX8" fmla="*/ 2481263 w 5505450"/>
                                  <a:gd name="connsiteY8" fmla="*/ 3819471 h 4381501"/>
                                  <a:gd name="connsiteX9" fmla="*/ 2224683 w 5505450"/>
                                  <a:gd name="connsiteY9" fmla="*/ 3810597 h 4381501"/>
                                  <a:gd name="connsiteX10" fmla="*/ 1821061 w 5505450"/>
                                  <a:gd name="connsiteY10" fmla="*/ 3790505 h 4381501"/>
                                  <a:gd name="connsiteX11" fmla="*/ 1428638 w 5505450"/>
                                  <a:gd name="connsiteY11" fmla="*/ 3764859 h 4381501"/>
                                  <a:gd name="connsiteX12" fmla="*/ 2831372 w 5505450"/>
                                  <a:gd name="connsiteY12" fmla="*/ 4234756 h 4381501"/>
                                  <a:gd name="connsiteX13" fmla="*/ 5334000 w 5505450"/>
                                  <a:gd name="connsiteY13" fmla="*/ 3295328 h 4381501"/>
                                  <a:gd name="connsiteX14" fmla="*/ 3721101 w 5505450"/>
                                  <a:gd name="connsiteY14" fmla="*/ 1753394 h 4381501"/>
                                  <a:gd name="connsiteX15" fmla="*/ 4385061 w 5505450"/>
                                  <a:gd name="connsiteY15" fmla="*/ 1887163 h 4381501"/>
                                  <a:gd name="connsiteX16" fmla="*/ 4385061 w 5505450"/>
                                  <a:gd name="connsiteY16" fmla="*/ 2353280 h 4381501"/>
                                  <a:gd name="connsiteX17" fmla="*/ 3721101 w 5505450"/>
                                  <a:gd name="connsiteY17" fmla="*/ 2299966 h 4381501"/>
                                  <a:gd name="connsiteX18" fmla="*/ 3721101 w 5505450"/>
                                  <a:gd name="connsiteY18" fmla="*/ 953517 h 4381501"/>
                                  <a:gd name="connsiteX19" fmla="*/ 4385061 w 5505450"/>
                                  <a:gd name="connsiteY19" fmla="*/ 1211604 h 4381501"/>
                                  <a:gd name="connsiteX20" fmla="*/ 4385061 w 5505450"/>
                                  <a:gd name="connsiteY20" fmla="*/ 1661609 h 4381501"/>
                                  <a:gd name="connsiteX21" fmla="*/ 3721101 w 5505450"/>
                                  <a:gd name="connsiteY21" fmla="*/ 1485063 h 4381501"/>
                                  <a:gd name="connsiteX22" fmla="*/ 2518246 w 5505450"/>
                                  <a:gd name="connsiteY22" fmla="*/ 127072 h 4381501"/>
                                  <a:gd name="connsiteX23" fmla="*/ 2517778 w 5505450"/>
                                  <a:gd name="connsiteY23" fmla="*/ 485776 h 4381501"/>
                                  <a:gd name="connsiteX24" fmla="*/ 3505201 w 5505450"/>
                                  <a:gd name="connsiteY24" fmla="*/ 869595 h 4381501"/>
                                  <a:gd name="connsiteX25" fmla="*/ 3505201 w 5505450"/>
                                  <a:gd name="connsiteY25" fmla="*/ 1427656 h 4381501"/>
                                  <a:gd name="connsiteX26" fmla="*/ 2518246 w 5505450"/>
                                  <a:gd name="connsiteY26" fmla="*/ 1165226 h 4381501"/>
                                  <a:gd name="connsiteX27" fmla="*/ 2517778 w 5505450"/>
                                  <a:gd name="connsiteY27" fmla="*/ 1510957 h 4381501"/>
                                  <a:gd name="connsiteX28" fmla="*/ 3505201 w 5505450"/>
                                  <a:gd name="connsiteY28" fmla="*/ 1709896 h 4381501"/>
                                  <a:gd name="connsiteX29" fmla="*/ 3505201 w 5505450"/>
                                  <a:gd name="connsiteY29" fmla="*/ 2282630 h 4381501"/>
                                  <a:gd name="connsiteX30" fmla="*/ 2518246 w 5505450"/>
                                  <a:gd name="connsiteY30" fmla="*/ 2203380 h 4381501"/>
                                  <a:gd name="connsiteX31" fmla="*/ 2517778 w 5505450"/>
                                  <a:gd name="connsiteY31" fmla="*/ 2574485 h 4381501"/>
                                  <a:gd name="connsiteX32" fmla="*/ 3505201 w 5505450"/>
                                  <a:gd name="connsiteY32" fmla="*/ 2568995 h 4381501"/>
                                  <a:gd name="connsiteX33" fmla="*/ 3505201 w 5505450"/>
                                  <a:gd name="connsiteY33" fmla="*/ 3197252 h 4381501"/>
                                  <a:gd name="connsiteX34" fmla="*/ 2519268 w 5505450"/>
                                  <a:gd name="connsiteY34" fmla="*/ 3340408 h 4381501"/>
                                  <a:gd name="connsiteX35" fmla="*/ 2519281 w 5505450"/>
                                  <a:gd name="connsiteY35" fmla="*/ 3370007 h 4381501"/>
                                  <a:gd name="connsiteX36" fmla="*/ 2518247 w 5505450"/>
                                  <a:gd name="connsiteY36" fmla="*/ 3700002 h 4381501"/>
                                  <a:gd name="connsiteX37" fmla="*/ 3721102 w 5505450"/>
                                  <a:gd name="connsiteY37" fmla="*/ 3436106 h 4381501"/>
                                  <a:gd name="connsiteX38" fmla="*/ 3721102 w 5505450"/>
                                  <a:gd name="connsiteY38" fmla="*/ 3165903 h 4381501"/>
                                  <a:gd name="connsiteX39" fmla="*/ 3721101 w 5505450"/>
                                  <a:gd name="connsiteY39" fmla="*/ 3165903 h 4381501"/>
                                  <a:gd name="connsiteX40" fmla="*/ 3721101 w 5505450"/>
                                  <a:gd name="connsiteY40" fmla="*/ 2567795 h 4381501"/>
                                  <a:gd name="connsiteX41" fmla="*/ 4385061 w 5505450"/>
                                  <a:gd name="connsiteY41" fmla="*/ 2564104 h 4381501"/>
                                  <a:gd name="connsiteX42" fmla="*/ 4385061 w 5505450"/>
                                  <a:gd name="connsiteY42" fmla="*/ 3187701 h 4381501"/>
                                  <a:gd name="connsiteX43" fmla="*/ 4385062 w 5505450"/>
                                  <a:gd name="connsiteY43" fmla="*/ 3187701 h 4381501"/>
                                  <a:gd name="connsiteX44" fmla="*/ 4385062 w 5505450"/>
                                  <a:gd name="connsiteY44" fmla="*/ 3290439 h 4381501"/>
                                  <a:gd name="connsiteX45" fmla="*/ 4905378 w 5505450"/>
                                  <a:gd name="connsiteY45" fmla="*/ 3176287 h 4381501"/>
                                  <a:gd name="connsiteX46" fmla="*/ 4906569 w 5505450"/>
                                  <a:gd name="connsiteY46" fmla="*/ 3027033 h 4381501"/>
                                  <a:gd name="connsiteX47" fmla="*/ 4906739 w 5505450"/>
                                  <a:gd name="connsiteY47" fmla="*/ 2993751 h 4381501"/>
                                  <a:gd name="connsiteX48" fmla="*/ 4572001 w 5505450"/>
                                  <a:gd name="connsiteY48" fmla="*/ 3042354 h 4381501"/>
                                  <a:gd name="connsiteX49" fmla="*/ 4572001 w 5505450"/>
                                  <a:gd name="connsiteY49" fmla="*/ 2563064 h 4381501"/>
                                  <a:gd name="connsiteX50" fmla="*/ 4908553 w 5505450"/>
                                  <a:gd name="connsiteY50" fmla="*/ 2561193 h 4381501"/>
                                  <a:gd name="connsiteX51" fmla="*/ 4905377 w 5505450"/>
                                  <a:gd name="connsiteY51" fmla="*/ 2395060 h 4381501"/>
                                  <a:gd name="connsiteX52" fmla="*/ 4572001 w 5505450"/>
                                  <a:gd name="connsiteY52" fmla="*/ 2368291 h 4381501"/>
                                  <a:gd name="connsiteX53" fmla="*/ 4572001 w 5505450"/>
                                  <a:gd name="connsiteY53" fmla="*/ 1924826 h 4381501"/>
                                  <a:gd name="connsiteX54" fmla="*/ 4908552 w 5505450"/>
                                  <a:gd name="connsiteY54" fmla="*/ 1992632 h 4381501"/>
                                  <a:gd name="connsiteX55" fmla="*/ 4905377 w 5505450"/>
                                  <a:gd name="connsiteY55" fmla="*/ 1799960 h 4381501"/>
                                  <a:gd name="connsiteX56" fmla="*/ 4572001 w 5505450"/>
                                  <a:gd name="connsiteY56" fmla="*/ 1711316 h 4381501"/>
                                  <a:gd name="connsiteX57" fmla="*/ 4572001 w 5505450"/>
                                  <a:gd name="connsiteY57" fmla="*/ 1284269 h 4381501"/>
                                  <a:gd name="connsiteX58" fmla="*/ 4908552 w 5505450"/>
                                  <a:gd name="connsiteY58" fmla="*/ 1415089 h 4381501"/>
                                  <a:gd name="connsiteX59" fmla="*/ 4905377 w 5505450"/>
                                  <a:gd name="connsiteY59" fmla="*/ 1215387 h 4381501"/>
                                  <a:gd name="connsiteX60" fmla="*/ 2505075 w 5505450"/>
                                  <a:gd name="connsiteY60" fmla="*/ 0 h 4381501"/>
                                  <a:gd name="connsiteX61" fmla="*/ 5009958 w 5505450"/>
                                  <a:gd name="connsiteY61" fmla="*/ 1152525 h 4381501"/>
                                  <a:gd name="connsiteX62" fmla="*/ 5009958 w 5505450"/>
                                  <a:gd name="connsiteY62" fmla="*/ 3167807 h 4381501"/>
                                  <a:gd name="connsiteX63" fmla="*/ 5486400 w 5505450"/>
                                  <a:gd name="connsiteY63" fmla="*/ 3276601 h 4381501"/>
                                  <a:gd name="connsiteX64" fmla="*/ 5505450 w 5505450"/>
                                  <a:gd name="connsiteY64" fmla="*/ 3276601 h 4381501"/>
                                  <a:gd name="connsiteX65" fmla="*/ 5505450 w 5505450"/>
                                  <a:gd name="connsiteY65" fmla="*/ 3371851 h 4381501"/>
                                  <a:gd name="connsiteX66" fmla="*/ 5486400 w 5505450"/>
                                  <a:gd name="connsiteY66" fmla="*/ 3371851 h 4381501"/>
                                  <a:gd name="connsiteX67" fmla="*/ 2819400 w 5505450"/>
                                  <a:gd name="connsiteY67" fmla="*/ 4381501 h 4381501"/>
                                  <a:gd name="connsiteX68" fmla="*/ 0 w 5505450"/>
                                  <a:gd name="connsiteY68" fmla="*/ 3429001 h 4381501"/>
                                  <a:gd name="connsiteX69" fmla="*/ 0 w 5505450"/>
                                  <a:gd name="connsiteY69" fmla="*/ 3333751 h 4381501"/>
                                  <a:gd name="connsiteX70" fmla="*/ 190500 w 5505450"/>
                                  <a:gd name="connsiteY70" fmla="*/ 3295888 h 4381501"/>
                                  <a:gd name="connsiteX71" fmla="*/ 190500 w 5505450"/>
                                  <a:gd name="connsiteY71" fmla="*/ 1057276 h 4381501"/>
                                  <a:gd name="connsiteX72" fmla="*/ 2505075 w 5505450"/>
                                  <a:gd name="connsiteY72" fmla="*/ 1 h 4381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Lst>
                                <a:rect l="l" t="t" r="r" b="b"/>
                                <a:pathLst>
                                  <a:path w="5505450" h="4381501">
                                    <a:moveTo>
                                      <a:pt x="190500" y="3347565"/>
                                    </a:moveTo>
                                    <a:lnTo>
                                      <a:pt x="185737" y="3348503"/>
                                    </a:lnTo>
                                    <a:lnTo>
                                      <a:pt x="190500" y="3350099"/>
                                    </a:lnTo>
                                    <a:close/>
                                    <a:moveTo>
                                      <a:pt x="4984218" y="3216131"/>
                                    </a:moveTo>
                                    <a:lnTo>
                                      <a:pt x="2482853" y="3819142"/>
                                    </a:lnTo>
                                    <a:lnTo>
                                      <a:pt x="2482850" y="3819526"/>
                                    </a:lnTo>
                                    <a:lnTo>
                                      <a:pt x="2481458" y="3819478"/>
                                    </a:lnTo>
                                    <a:lnTo>
                                      <a:pt x="2481262" y="3819525"/>
                                    </a:lnTo>
                                    <a:lnTo>
                                      <a:pt x="2481263" y="3819471"/>
                                    </a:lnTo>
                                    <a:lnTo>
                                      <a:pt x="2224683" y="3810597"/>
                                    </a:lnTo>
                                    <a:cubicBezTo>
                                      <a:pt x="2093715" y="3805239"/>
                                      <a:pt x="1959620" y="3798542"/>
                                      <a:pt x="1821061" y="3790505"/>
                                    </a:cubicBezTo>
                                    <a:lnTo>
                                      <a:pt x="1428638" y="3764859"/>
                                    </a:lnTo>
                                    <a:lnTo>
                                      <a:pt x="2831372" y="4234756"/>
                                    </a:lnTo>
                                    <a:lnTo>
                                      <a:pt x="5334000" y="3295328"/>
                                    </a:lnTo>
                                    <a:close/>
                                    <a:moveTo>
                                      <a:pt x="3721101" y="1753394"/>
                                    </a:moveTo>
                                    <a:lnTo>
                                      <a:pt x="4385061" y="1887163"/>
                                    </a:lnTo>
                                    <a:lnTo>
                                      <a:pt x="4385061" y="2353280"/>
                                    </a:lnTo>
                                    <a:lnTo>
                                      <a:pt x="3721101" y="2299966"/>
                                    </a:lnTo>
                                    <a:close/>
                                    <a:moveTo>
                                      <a:pt x="3721101" y="953517"/>
                                    </a:moveTo>
                                    <a:lnTo>
                                      <a:pt x="4385061" y="1211604"/>
                                    </a:lnTo>
                                    <a:lnTo>
                                      <a:pt x="4385061" y="1661609"/>
                                    </a:lnTo>
                                    <a:lnTo>
                                      <a:pt x="3721101" y="1485063"/>
                                    </a:lnTo>
                                    <a:close/>
                                    <a:moveTo>
                                      <a:pt x="2518246" y="127072"/>
                                    </a:moveTo>
                                    <a:cubicBezTo>
                                      <a:pt x="2520206" y="249815"/>
                                      <a:pt x="2518992" y="353508"/>
                                      <a:pt x="2517778" y="485776"/>
                                    </a:cubicBezTo>
                                    <a:lnTo>
                                      <a:pt x="3505201" y="869595"/>
                                    </a:lnTo>
                                    <a:lnTo>
                                      <a:pt x="3505201" y="1427656"/>
                                    </a:lnTo>
                                    <a:lnTo>
                                      <a:pt x="2518246" y="1165226"/>
                                    </a:lnTo>
                                    <a:cubicBezTo>
                                      <a:pt x="2520206" y="1236813"/>
                                      <a:pt x="2518992" y="1433815"/>
                                      <a:pt x="2517778" y="1510957"/>
                                    </a:cubicBezTo>
                                    <a:lnTo>
                                      <a:pt x="3505201" y="1709896"/>
                                    </a:lnTo>
                                    <a:lnTo>
                                      <a:pt x="3505201" y="2282630"/>
                                    </a:lnTo>
                                    <a:lnTo>
                                      <a:pt x="2518246" y="2203380"/>
                                    </a:lnTo>
                                    <a:cubicBezTo>
                                      <a:pt x="2520206" y="2224998"/>
                                      <a:pt x="2518992" y="2551190"/>
                                      <a:pt x="2517778" y="2574485"/>
                                    </a:cubicBezTo>
                                    <a:lnTo>
                                      <a:pt x="3505201" y="2568995"/>
                                    </a:lnTo>
                                    <a:lnTo>
                                      <a:pt x="3505201" y="3197252"/>
                                    </a:lnTo>
                                    <a:lnTo>
                                      <a:pt x="2519268" y="3340408"/>
                                    </a:lnTo>
                                    <a:lnTo>
                                      <a:pt x="2519281" y="3370007"/>
                                    </a:lnTo>
                                    <a:cubicBezTo>
                                      <a:pt x="2519271" y="3538679"/>
                                      <a:pt x="2518982" y="3677852"/>
                                      <a:pt x="2518247" y="3700002"/>
                                    </a:cubicBezTo>
                                    <a:lnTo>
                                      <a:pt x="3721102" y="3436106"/>
                                    </a:lnTo>
                                    <a:lnTo>
                                      <a:pt x="3721102" y="3165903"/>
                                    </a:lnTo>
                                    <a:lnTo>
                                      <a:pt x="3721101" y="3165903"/>
                                    </a:lnTo>
                                    <a:lnTo>
                                      <a:pt x="3721101" y="2567795"/>
                                    </a:lnTo>
                                    <a:lnTo>
                                      <a:pt x="4385061" y="2564104"/>
                                    </a:lnTo>
                                    <a:lnTo>
                                      <a:pt x="4385061" y="3187701"/>
                                    </a:lnTo>
                                    <a:lnTo>
                                      <a:pt x="4385062" y="3187701"/>
                                    </a:lnTo>
                                    <a:lnTo>
                                      <a:pt x="4385062" y="3290439"/>
                                    </a:lnTo>
                                    <a:lnTo>
                                      <a:pt x="4905378" y="3176287"/>
                                    </a:lnTo>
                                    <a:cubicBezTo>
                                      <a:pt x="4905775" y="3164274"/>
                                      <a:pt x="4906172" y="3101944"/>
                                      <a:pt x="4906569" y="3027033"/>
                                    </a:cubicBezTo>
                                    <a:lnTo>
                                      <a:pt x="4906739" y="2993751"/>
                                    </a:lnTo>
                                    <a:lnTo>
                                      <a:pt x="4572001" y="3042354"/>
                                    </a:lnTo>
                                    <a:lnTo>
                                      <a:pt x="4572001" y="2563064"/>
                                    </a:lnTo>
                                    <a:lnTo>
                                      <a:pt x="4908553" y="2561193"/>
                                    </a:lnTo>
                                    <a:cubicBezTo>
                                      <a:pt x="4907494" y="2549469"/>
                                      <a:pt x="4906436" y="2406784"/>
                                      <a:pt x="4905377" y="2395060"/>
                                    </a:cubicBezTo>
                                    <a:lnTo>
                                      <a:pt x="4572001" y="2368291"/>
                                    </a:lnTo>
                                    <a:lnTo>
                                      <a:pt x="4572001" y="1924826"/>
                                    </a:lnTo>
                                    <a:lnTo>
                                      <a:pt x="4908552" y="1992632"/>
                                    </a:lnTo>
                                    <a:cubicBezTo>
                                      <a:pt x="4907493" y="1953808"/>
                                      <a:pt x="4906436" y="1838784"/>
                                      <a:pt x="4905377" y="1799960"/>
                                    </a:cubicBezTo>
                                    <a:lnTo>
                                      <a:pt x="4572001" y="1711316"/>
                                    </a:lnTo>
                                    <a:lnTo>
                                      <a:pt x="4572001" y="1284269"/>
                                    </a:lnTo>
                                    <a:lnTo>
                                      <a:pt x="4908552" y="1415089"/>
                                    </a:lnTo>
                                    <a:cubicBezTo>
                                      <a:pt x="4907493" y="1348522"/>
                                      <a:pt x="4906436" y="1281954"/>
                                      <a:pt x="4905377" y="1215387"/>
                                    </a:cubicBezTo>
                                    <a:close/>
                                    <a:moveTo>
                                      <a:pt x="2505075" y="0"/>
                                    </a:moveTo>
                                    <a:lnTo>
                                      <a:pt x="5009958" y="1152525"/>
                                    </a:lnTo>
                                    <a:lnTo>
                                      <a:pt x="5009958" y="3167807"/>
                                    </a:lnTo>
                                    <a:lnTo>
                                      <a:pt x="5486400" y="3276601"/>
                                    </a:lnTo>
                                    <a:lnTo>
                                      <a:pt x="5505450" y="3276601"/>
                                    </a:lnTo>
                                    <a:lnTo>
                                      <a:pt x="5505450" y="3371851"/>
                                    </a:lnTo>
                                    <a:lnTo>
                                      <a:pt x="5486400" y="3371851"/>
                                    </a:lnTo>
                                    <a:lnTo>
                                      <a:pt x="2819400" y="4381501"/>
                                    </a:lnTo>
                                    <a:lnTo>
                                      <a:pt x="0" y="3429001"/>
                                    </a:lnTo>
                                    <a:lnTo>
                                      <a:pt x="0" y="3333751"/>
                                    </a:lnTo>
                                    <a:lnTo>
                                      <a:pt x="190500" y="3295888"/>
                                    </a:lnTo>
                                    <a:lnTo>
                                      <a:pt x="190500" y="1057276"/>
                                    </a:lnTo>
                                    <a:lnTo>
                                      <a:pt x="2505075" y="1"/>
                                    </a:lnTo>
                                    <a:close/>
                                  </a:path>
                                </a:pathLst>
                              </a:cu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460" name="Freeform 460"/>
                          <wps:cNvSpPr/>
                          <wps:spPr>
                            <a:xfrm>
                              <a:off x="3734653" y="3489091"/>
                              <a:ext cx="805186" cy="556391"/>
                            </a:xfrm>
                            <a:custGeom>
                              <a:avLst/>
                              <a:gdLst>
                                <a:gd name="connsiteX0" fmla="*/ 564273 w 1879938"/>
                                <a:gd name="connsiteY0" fmla="*/ 1176658 h 1299055"/>
                                <a:gd name="connsiteX1" fmla="*/ 833683 w 1879938"/>
                                <a:gd name="connsiteY1" fmla="*/ 1176658 h 1299055"/>
                                <a:gd name="connsiteX2" fmla="*/ 833683 w 1879938"/>
                                <a:gd name="connsiteY2" fmla="*/ 1237526 h 1299055"/>
                                <a:gd name="connsiteX3" fmla="*/ 837071 w 1879938"/>
                                <a:gd name="connsiteY3" fmla="*/ 1237526 h 1299055"/>
                                <a:gd name="connsiteX4" fmla="*/ 833683 w 1879938"/>
                                <a:gd name="connsiteY4" fmla="*/ 1239382 h 1299055"/>
                                <a:gd name="connsiteX5" fmla="*/ 939969 w 1879938"/>
                                <a:gd name="connsiteY5" fmla="*/ 1263498 h 1299055"/>
                                <a:gd name="connsiteX6" fmla="*/ 1046255 w 1879938"/>
                                <a:gd name="connsiteY6" fmla="*/ 1239382 h 1299055"/>
                                <a:gd name="connsiteX7" fmla="*/ 1042867 w 1879938"/>
                                <a:gd name="connsiteY7" fmla="*/ 1237526 h 1299055"/>
                                <a:gd name="connsiteX8" fmla="*/ 1046256 w 1879938"/>
                                <a:gd name="connsiteY8" fmla="*/ 1237526 h 1299055"/>
                                <a:gd name="connsiteX9" fmla="*/ 1046256 w 1879938"/>
                                <a:gd name="connsiteY9" fmla="*/ 1176658 h 1299055"/>
                                <a:gd name="connsiteX10" fmla="*/ 1315665 w 1879938"/>
                                <a:gd name="connsiteY10" fmla="*/ 1176658 h 1299055"/>
                                <a:gd name="connsiteX11" fmla="*/ 1367292 w 1879938"/>
                                <a:gd name="connsiteY11" fmla="*/ 1299055 h 1299055"/>
                                <a:gd name="connsiteX12" fmla="*/ 512646 w 1879938"/>
                                <a:gd name="connsiteY12" fmla="*/ 1299055 h 1299055"/>
                                <a:gd name="connsiteX13" fmla="*/ 206229 w 1879938"/>
                                <a:gd name="connsiteY13" fmla="*/ 134008 h 1299055"/>
                                <a:gd name="connsiteX14" fmla="*/ 1673709 w 1879938"/>
                                <a:gd name="connsiteY14" fmla="*/ 134008 h 1299055"/>
                                <a:gd name="connsiteX15" fmla="*/ 1714371 w 1879938"/>
                                <a:gd name="connsiteY15" fmla="*/ 174670 h 1299055"/>
                                <a:gd name="connsiteX16" fmla="*/ 1714371 w 1879938"/>
                                <a:gd name="connsiteY16" fmla="*/ 875911 h 1299055"/>
                                <a:gd name="connsiteX17" fmla="*/ 1673709 w 1879938"/>
                                <a:gd name="connsiteY17" fmla="*/ 916573 h 1299055"/>
                                <a:gd name="connsiteX18" fmla="*/ 206229 w 1879938"/>
                                <a:gd name="connsiteY18" fmla="*/ 916573 h 1299055"/>
                                <a:gd name="connsiteX19" fmla="*/ 165567 w 1879938"/>
                                <a:gd name="connsiteY19" fmla="*/ 875911 h 1299055"/>
                                <a:gd name="connsiteX20" fmla="*/ 165567 w 1879938"/>
                                <a:gd name="connsiteY20" fmla="*/ 174670 h 1299055"/>
                                <a:gd name="connsiteX21" fmla="*/ 206229 w 1879938"/>
                                <a:gd name="connsiteY21" fmla="*/ 134008 h 1299055"/>
                                <a:gd name="connsiteX22" fmla="*/ 141338 w 1879938"/>
                                <a:gd name="connsiteY22" fmla="*/ 78198 h 1299055"/>
                                <a:gd name="connsiteX23" fmla="*/ 94876 w 1879938"/>
                                <a:gd name="connsiteY23" fmla="*/ 124660 h 1299055"/>
                                <a:gd name="connsiteX24" fmla="*/ 94876 w 1879938"/>
                                <a:gd name="connsiteY24" fmla="*/ 925920 h 1299055"/>
                                <a:gd name="connsiteX25" fmla="*/ 141338 w 1879938"/>
                                <a:gd name="connsiteY25" fmla="*/ 972382 h 1299055"/>
                                <a:gd name="connsiteX26" fmla="*/ 1738601 w 1879938"/>
                                <a:gd name="connsiteY26" fmla="*/ 972382 h 1299055"/>
                                <a:gd name="connsiteX27" fmla="*/ 1785063 w 1879938"/>
                                <a:gd name="connsiteY27" fmla="*/ 925920 h 1299055"/>
                                <a:gd name="connsiteX28" fmla="*/ 1785063 w 1879938"/>
                                <a:gd name="connsiteY28" fmla="*/ 124660 h 1299055"/>
                                <a:gd name="connsiteX29" fmla="*/ 1738601 w 1879938"/>
                                <a:gd name="connsiteY29" fmla="*/ 78198 h 1299055"/>
                                <a:gd name="connsiteX30" fmla="*/ 0 w 1879938"/>
                                <a:gd name="connsiteY30" fmla="*/ 0 h 1299055"/>
                                <a:gd name="connsiteX31" fmla="*/ 1879938 w 1879938"/>
                                <a:gd name="connsiteY31" fmla="*/ 0 h 1299055"/>
                                <a:gd name="connsiteX32" fmla="*/ 1879938 w 1879938"/>
                                <a:gd name="connsiteY32" fmla="*/ 1050581 h 1299055"/>
                                <a:gd name="connsiteX33" fmla="*/ 1018166 w 1879938"/>
                                <a:gd name="connsiteY33" fmla="*/ 1050581 h 1299055"/>
                                <a:gd name="connsiteX34" fmla="*/ 1018166 w 1879938"/>
                                <a:gd name="connsiteY34" fmla="*/ 1212374 h 1299055"/>
                                <a:gd name="connsiteX35" fmla="*/ 1018166 w 1879938"/>
                                <a:gd name="connsiteY35" fmla="*/ 1215965 h 1299055"/>
                                <a:gd name="connsiteX36" fmla="*/ 1014971 w 1879938"/>
                                <a:gd name="connsiteY36" fmla="*/ 1215965 h 1299055"/>
                                <a:gd name="connsiteX37" fmla="*/ 1012021 w 1879938"/>
                                <a:gd name="connsiteY37" fmla="*/ 1219281 h 1299055"/>
                                <a:gd name="connsiteX38" fmla="*/ 939969 w 1879938"/>
                                <a:gd name="connsiteY38" fmla="*/ 1230117 h 1299055"/>
                                <a:gd name="connsiteX39" fmla="*/ 867917 w 1879938"/>
                                <a:gd name="connsiteY39" fmla="*/ 1219281 h 1299055"/>
                                <a:gd name="connsiteX40" fmla="*/ 864967 w 1879938"/>
                                <a:gd name="connsiteY40" fmla="*/ 1215965 h 1299055"/>
                                <a:gd name="connsiteX41" fmla="*/ 861772 w 1879938"/>
                                <a:gd name="connsiteY41" fmla="*/ 1215965 h 1299055"/>
                                <a:gd name="connsiteX42" fmla="*/ 861772 w 1879938"/>
                                <a:gd name="connsiteY42" fmla="*/ 1212374 h 1299055"/>
                                <a:gd name="connsiteX43" fmla="*/ 861772 w 1879938"/>
                                <a:gd name="connsiteY43" fmla="*/ 1050581 h 1299055"/>
                                <a:gd name="connsiteX44" fmla="*/ 0 w 1879938"/>
                                <a:gd name="connsiteY44" fmla="*/ 1050581 h 1299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1879938" h="1299055">
                                  <a:moveTo>
                                    <a:pt x="564273" y="1176658"/>
                                  </a:moveTo>
                                  <a:lnTo>
                                    <a:pt x="833683" y="1176658"/>
                                  </a:lnTo>
                                  <a:lnTo>
                                    <a:pt x="833683" y="1237526"/>
                                  </a:lnTo>
                                  <a:lnTo>
                                    <a:pt x="837071" y="1237526"/>
                                  </a:lnTo>
                                  <a:lnTo>
                                    <a:pt x="833683" y="1239382"/>
                                  </a:lnTo>
                                  <a:cubicBezTo>
                                    <a:pt x="833683" y="1252701"/>
                                    <a:pt x="881269" y="1263498"/>
                                    <a:pt x="939969" y="1263498"/>
                                  </a:cubicBezTo>
                                  <a:cubicBezTo>
                                    <a:pt x="998669" y="1263498"/>
                                    <a:pt x="1046255" y="1252701"/>
                                    <a:pt x="1046255" y="1239382"/>
                                  </a:cubicBezTo>
                                  <a:lnTo>
                                    <a:pt x="1042867" y="1237526"/>
                                  </a:lnTo>
                                  <a:lnTo>
                                    <a:pt x="1046256" y="1237526"/>
                                  </a:lnTo>
                                  <a:lnTo>
                                    <a:pt x="1046256" y="1176658"/>
                                  </a:lnTo>
                                  <a:lnTo>
                                    <a:pt x="1315665" y="1176658"/>
                                  </a:lnTo>
                                  <a:lnTo>
                                    <a:pt x="1367292" y="1299055"/>
                                  </a:lnTo>
                                  <a:lnTo>
                                    <a:pt x="512646" y="1299055"/>
                                  </a:lnTo>
                                  <a:close/>
                                  <a:moveTo>
                                    <a:pt x="206229" y="134008"/>
                                  </a:moveTo>
                                  <a:lnTo>
                                    <a:pt x="1673709" y="134008"/>
                                  </a:lnTo>
                                  <a:cubicBezTo>
                                    <a:pt x="1696166" y="134008"/>
                                    <a:pt x="1714371" y="152213"/>
                                    <a:pt x="1714371" y="174670"/>
                                  </a:cubicBezTo>
                                  <a:lnTo>
                                    <a:pt x="1714371" y="875911"/>
                                  </a:lnTo>
                                  <a:cubicBezTo>
                                    <a:pt x="1714371" y="898368"/>
                                    <a:pt x="1696166" y="916573"/>
                                    <a:pt x="1673709" y="916573"/>
                                  </a:cubicBezTo>
                                  <a:lnTo>
                                    <a:pt x="206229" y="916573"/>
                                  </a:lnTo>
                                  <a:cubicBezTo>
                                    <a:pt x="183772" y="916573"/>
                                    <a:pt x="165567" y="898368"/>
                                    <a:pt x="165567" y="875911"/>
                                  </a:cubicBezTo>
                                  <a:lnTo>
                                    <a:pt x="165567" y="174670"/>
                                  </a:lnTo>
                                  <a:cubicBezTo>
                                    <a:pt x="165567" y="152213"/>
                                    <a:pt x="183772" y="134008"/>
                                    <a:pt x="206229" y="134008"/>
                                  </a:cubicBezTo>
                                  <a:close/>
                                  <a:moveTo>
                                    <a:pt x="141338" y="78198"/>
                                  </a:moveTo>
                                  <a:cubicBezTo>
                                    <a:pt x="115678" y="78198"/>
                                    <a:pt x="94876" y="99000"/>
                                    <a:pt x="94876" y="124660"/>
                                  </a:cubicBezTo>
                                  <a:lnTo>
                                    <a:pt x="94876" y="925920"/>
                                  </a:lnTo>
                                  <a:cubicBezTo>
                                    <a:pt x="94876" y="951580"/>
                                    <a:pt x="115678" y="972382"/>
                                    <a:pt x="141338" y="972382"/>
                                  </a:cubicBezTo>
                                  <a:lnTo>
                                    <a:pt x="1738601" y="972382"/>
                                  </a:lnTo>
                                  <a:cubicBezTo>
                                    <a:pt x="1764261" y="972382"/>
                                    <a:pt x="1785063" y="951580"/>
                                    <a:pt x="1785063" y="925920"/>
                                  </a:cubicBezTo>
                                  <a:lnTo>
                                    <a:pt x="1785063" y="124660"/>
                                  </a:lnTo>
                                  <a:cubicBezTo>
                                    <a:pt x="1785063" y="99000"/>
                                    <a:pt x="1764261" y="78198"/>
                                    <a:pt x="1738601" y="78198"/>
                                  </a:cubicBezTo>
                                  <a:close/>
                                  <a:moveTo>
                                    <a:pt x="0" y="0"/>
                                  </a:moveTo>
                                  <a:lnTo>
                                    <a:pt x="1879938" y="0"/>
                                  </a:lnTo>
                                  <a:lnTo>
                                    <a:pt x="1879938" y="1050581"/>
                                  </a:lnTo>
                                  <a:lnTo>
                                    <a:pt x="1018166" y="1050581"/>
                                  </a:lnTo>
                                  <a:lnTo>
                                    <a:pt x="1018166" y="1212374"/>
                                  </a:lnTo>
                                  <a:lnTo>
                                    <a:pt x="1018166" y="1215965"/>
                                  </a:lnTo>
                                  <a:lnTo>
                                    <a:pt x="1014971" y="1215965"/>
                                  </a:lnTo>
                                  <a:lnTo>
                                    <a:pt x="1012021" y="1219281"/>
                                  </a:lnTo>
                                  <a:cubicBezTo>
                                    <a:pt x="1000150" y="1225649"/>
                                    <a:pt x="972359" y="1230117"/>
                                    <a:pt x="939969" y="1230117"/>
                                  </a:cubicBezTo>
                                  <a:cubicBezTo>
                                    <a:pt x="907579" y="1230117"/>
                                    <a:pt x="879788" y="1225649"/>
                                    <a:pt x="867917" y="1219281"/>
                                  </a:cubicBezTo>
                                  <a:lnTo>
                                    <a:pt x="864967" y="1215965"/>
                                  </a:lnTo>
                                  <a:lnTo>
                                    <a:pt x="861772" y="1215965"/>
                                  </a:lnTo>
                                  <a:lnTo>
                                    <a:pt x="861772" y="1212374"/>
                                  </a:lnTo>
                                  <a:lnTo>
                                    <a:pt x="861772" y="1050581"/>
                                  </a:lnTo>
                                  <a:lnTo>
                                    <a:pt x="0" y="1050581"/>
                                  </a:lnTo>
                                  <a:close/>
                                </a:path>
                              </a:pathLst>
                            </a:custGeom>
                            <a:solidFill>
                              <a:srgbClr val="DE5A00"/>
                            </a:solidFill>
                            <a:ln/>
                            <a:effectLst/>
                          </wps:spPr>
                          <wps:style>
                            <a:lnRef idx="0">
                              <a:schemeClr val="accent1"/>
                            </a:lnRef>
                            <a:fillRef idx="3">
                              <a:schemeClr val="accent1"/>
                            </a:fillRef>
                            <a:effectRef idx="3">
                              <a:schemeClr val="accent1"/>
                            </a:effectRef>
                            <a:fontRef idx="minor">
                              <a:schemeClr val="lt1"/>
                            </a:fontRef>
                          </wps:style>
                          <wps:bodyPr wrap="square" rtlCol="0" anchor="ctr">
                            <a:noAutofit/>
                          </wps:bodyPr>
                        </wps:wsp>
                        <wps:wsp>
                          <wps:cNvPr id="461" name="Freeform 461"/>
                          <wps:cNvSpPr/>
                          <wps:spPr>
                            <a:xfrm>
                              <a:off x="4684577" y="3481964"/>
                              <a:ext cx="805186" cy="556391"/>
                            </a:xfrm>
                            <a:custGeom>
                              <a:avLst/>
                              <a:gdLst>
                                <a:gd name="connsiteX0" fmla="*/ 564273 w 1879938"/>
                                <a:gd name="connsiteY0" fmla="*/ 1176658 h 1299055"/>
                                <a:gd name="connsiteX1" fmla="*/ 833683 w 1879938"/>
                                <a:gd name="connsiteY1" fmla="*/ 1176658 h 1299055"/>
                                <a:gd name="connsiteX2" fmla="*/ 833683 w 1879938"/>
                                <a:gd name="connsiteY2" fmla="*/ 1237526 h 1299055"/>
                                <a:gd name="connsiteX3" fmla="*/ 837071 w 1879938"/>
                                <a:gd name="connsiteY3" fmla="*/ 1237526 h 1299055"/>
                                <a:gd name="connsiteX4" fmla="*/ 833683 w 1879938"/>
                                <a:gd name="connsiteY4" fmla="*/ 1239382 h 1299055"/>
                                <a:gd name="connsiteX5" fmla="*/ 939969 w 1879938"/>
                                <a:gd name="connsiteY5" fmla="*/ 1263498 h 1299055"/>
                                <a:gd name="connsiteX6" fmla="*/ 1046255 w 1879938"/>
                                <a:gd name="connsiteY6" fmla="*/ 1239382 h 1299055"/>
                                <a:gd name="connsiteX7" fmla="*/ 1042867 w 1879938"/>
                                <a:gd name="connsiteY7" fmla="*/ 1237526 h 1299055"/>
                                <a:gd name="connsiteX8" fmla="*/ 1046256 w 1879938"/>
                                <a:gd name="connsiteY8" fmla="*/ 1237526 h 1299055"/>
                                <a:gd name="connsiteX9" fmla="*/ 1046256 w 1879938"/>
                                <a:gd name="connsiteY9" fmla="*/ 1176658 h 1299055"/>
                                <a:gd name="connsiteX10" fmla="*/ 1315665 w 1879938"/>
                                <a:gd name="connsiteY10" fmla="*/ 1176658 h 1299055"/>
                                <a:gd name="connsiteX11" fmla="*/ 1367292 w 1879938"/>
                                <a:gd name="connsiteY11" fmla="*/ 1299055 h 1299055"/>
                                <a:gd name="connsiteX12" fmla="*/ 512646 w 1879938"/>
                                <a:gd name="connsiteY12" fmla="*/ 1299055 h 1299055"/>
                                <a:gd name="connsiteX13" fmla="*/ 206229 w 1879938"/>
                                <a:gd name="connsiteY13" fmla="*/ 134008 h 1299055"/>
                                <a:gd name="connsiteX14" fmla="*/ 1673709 w 1879938"/>
                                <a:gd name="connsiteY14" fmla="*/ 134008 h 1299055"/>
                                <a:gd name="connsiteX15" fmla="*/ 1714371 w 1879938"/>
                                <a:gd name="connsiteY15" fmla="*/ 174670 h 1299055"/>
                                <a:gd name="connsiteX16" fmla="*/ 1714371 w 1879938"/>
                                <a:gd name="connsiteY16" fmla="*/ 875911 h 1299055"/>
                                <a:gd name="connsiteX17" fmla="*/ 1673709 w 1879938"/>
                                <a:gd name="connsiteY17" fmla="*/ 916573 h 1299055"/>
                                <a:gd name="connsiteX18" fmla="*/ 206229 w 1879938"/>
                                <a:gd name="connsiteY18" fmla="*/ 916573 h 1299055"/>
                                <a:gd name="connsiteX19" fmla="*/ 165567 w 1879938"/>
                                <a:gd name="connsiteY19" fmla="*/ 875911 h 1299055"/>
                                <a:gd name="connsiteX20" fmla="*/ 165567 w 1879938"/>
                                <a:gd name="connsiteY20" fmla="*/ 174670 h 1299055"/>
                                <a:gd name="connsiteX21" fmla="*/ 206229 w 1879938"/>
                                <a:gd name="connsiteY21" fmla="*/ 134008 h 1299055"/>
                                <a:gd name="connsiteX22" fmla="*/ 141338 w 1879938"/>
                                <a:gd name="connsiteY22" fmla="*/ 78198 h 1299055"/>
                                <a:gd name="connsiteX23" fmla="*/ 94876 w 1879938"/>
                                <a:gd name="connsiteY23" fmla="*/ 124660 h 1299055"/>
                                <a:gd name="connsiteX24" fmla="*/ 94876 w 1879938"/>
                                <a:gd name="connsiteY24" fmla="*/ 925920 h 1299055"/>
                                <a:gd name="connsiteX25" fmla="*/ 141338 w 1879938"/>
                                <a:gd name="connsiteY25" fmla="*/ 972382 h 1299055"/>
                                <a:gd name="connsiteX26" fmla="*/ 1738601 w 1879938"/>
                                <a:gd name="connsiteY26" fmla="*/ 972382 h 1299055"/>
                                <a:gd name="connsiteX27" fmla="*/ 1785063 w 1879938"/>
                                <a:gd name="connsiteY27" fmla="*/ 925920 h 1299055"/>
                                <a:gd name="connsiteX28" fmla="*/ 1785063 w 1879938"/>
                                <a:gd name="connsiteY28" fmla="*/ 124660 h 1299055"/>
                                <a:gd name="connsiteX29" fmla="*/ 1738601 w 1879938"/>
                                <a:gd name="connsiteY29" fmla="*/ 78198 h 1299055"/>
                                <a:gd name="connsiteX30" fmla="*/ 0 w 1879938"/>
                                <a:gd name="connsiteY30" fmla="*/ 0 h 1299055"/>
                                <a:gd name="connsiteX31" fmla="*/ 1879938 w 1879938"/>
                                <a:gd name="connsiteY31" fmla="*/ 0 h 1299055"/>
                                <a:gd name="connsiteX32" fmla="*/ 1879938 w 1879938"/>
                                <a:gd name="connsiteY32" fmla="*/ 1050581 h 1299055"/>
                                <a:gd name="connsiteX33" fmla="*/ 1018166 w 1879938"/>
                                <a:gd name="connsiteY33" fmla="*/ 1050581 h 1299055"/>
                                <a:gd name="connsiteX34" fmla="*/ 1018166 w 1879938"/>
                                <a:gd name="connsiteY34" fmla="*/ 1212374 h 1299055"/>
                                <a:gd name="connsiteX35" fmla="*/ 1018166 w 1879938"/>
                                <a:gd name="connsiteY35" fmla="*/ 1215965 h 1299055"/>
                                <a:gd name="connsiteX36" fmla="*/ 1014971 w 1879938"/>
                                <a:gd name="connsiteY36" fmla="*/ 1215965 h 1299055"/>
                                <a:gd name="connsiteX37" fmla="*/ 1012021 w 1879938"/>
                                <a:gd name="connsiteY37" fmla="*/ 1219281 h 1299055"/>
                                <a:gd name="connsiteX38" fmla="*/ 939969 w 1879938"/>
                                <a:gd name="connsiteY38" fmla="*/ 1230117 h 1299055"/>
                                <a:gd name="connsiteX39" fmla="*/ 867917 w 1879938"/>
                                <a:gd name="connsiteY39" fmla="*/ 1219281 h 1299055"/>
                                <a:gd name="connsiteX40" fmla="*/ 864967 w 1879938"/>
                                <a:gd name="connsiteY40" fmla="*/ 1215965 h 1299055"/>
                                <a:gd name="connsiteX41" fmla="*/ 861772 w 1879938"/>
                                <a:gd name="connsiteY41" fmla="*/ 1215965 h 1299055"/>
                                <a:gd name="connsiteX42" fmla="*/ 861772 w 1879938"/>
                                <a:gd name="connsiteY42" fmla="*/ 1212374 h 1299055"/>
                                <a:gd name="connsiteX43" fmla="*/ 861772 w 1879938"/>
                                <a:gd name="connsiteY43" fmla="*/ 1050581 h 1299055"/>
                                <a:gd name="connsiteX44" fmla="*/ 0 w 1879938"/>
                                <a:gd name="connsiteY44" fmla="*/ 1050581 h 1299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1879938" h="1299055">
                                  <a:moveTo>
                                    <a:pt x="564273" y="1176658"/>
                                  </a:moveTo>
                                  <a:lnTo>
                                    <a:pt x="833683" y="1176658"/>
                                  </a:lnTo>
                                  <a:lnTo>
                                    <a:pt x="833683" y="1237526"/>
                                  </a:lnTo>
                                  <a:lnTo>
                                    <a:pt x="837071" y="1237526"/>
                                  </a:lnTo>
                                  <a:lnTo>
                                    <a:pt x="833683" y="1239382"/>
                                  </a:lnTo>
                                  <a:cubicBezTo>
                                    <a:pt x="833683" y="1252701"/>
                                    <a:pt x="881269" y="1263498"/>
                                    <a:pt x="939969" y="1263498"/>
                                  </a:cubicBezTo>
                                  <a:cubicBezTo>
                                    <a:pt x="998669" y="1263498"/>
                                    <a:pt x="1046255" y="1252701"/>
                                    <a:pt x="1046255" y="1239382"/>
                                  </a:cubicBezTo>
                                  <a:lnTo>
                                    <a:pt x="1042867" y="1237526"/>
                                  </a:lnTo>
                                  <a:lnTo>
                                    <a:pt x="1046256" y="1237526"/>
                                  </a:lnTo>
                                  <a:lnTo>
                                    <a:pt x="1046256" y="1176658"/>
                                  </a:lnTo>
                                  <a:lnTo>
                                    <a:pt x="1315665" y="1176658"/>
                                  </a:lnTo>
                                  <a:lnTo>
                                    <a:pt x="1367292" y="1299055"/>
                                  </a:lnTo>
                                  <a:lnTo>
                                    <a:pt x="512646" y="1299055"/>
                                  </a:lnTo>
                                  <a:close/>
                                  <a:moveTo>
                                    <a:pt x="206229" y="134008"/>
                                  </a:moveTo>
                                  <a:lnTo>
                                    <a:pt x="1673709" y="134008"/>
                                  </a:lnTo>
                                  <a:cubicBezTo>
                                    <a:pt x="1696166" y="134008"/>
                                    <a:pt x="1714371" y="152213"/>
                                    <a:pt x="1714371" y="174670"/>
                                  </a:cubicBezTo>
                                  <a:lnTo>
                                    <a:pt x="1714371" y="875911"/>
                                  </a:lnTo>
                                  <a:cubicBezTo>
                                    <a:pt x="1714371" y="898368"/>
                                    <a:pt x="1696166" y="916573"/>
                                    <a:pt x="1673709" y="916573"/>
                                  </a:cubicBezTo>
                                  <a:lnTo>
                                    <a:pt x="206229" y="916573"/>
                                  </a:lnTo>
                                  <a:cubicBezTo>
                                    <a:pt x="183772" y="916573"/>
                                    <a:pt x="165567" y="898368"/>
                                    <a:pt x="165567" y="875911"/>
                                  </a:cubicBezTo>
                                  <a:lnTo>
                                    <a:pt x="165567" y="174670"/>
                                  </a:lnTo>
                                  <a:cubicBezTo>
                                    <a:pt x="165567" y="152213"/>
                                    <a:pt x="183772" y="134008"/>
                                    <a:pt x="206229" y="134008"/>
                                  </a:cubicBezTo>
                                  <a:close/>
                                  <a:moveTo>
                                    <a:pt x="141338" y="78198"/>
                                  </a:moveTo>
                                  <a:cubicBezTo>
                                    <a:pt x="115678" y="78198"/>
                                    <a:pt x="94876" y="99000"/>
                                    <a:pt x="94876" y="124660"/>
                                  </a:cubicBezTo>
                                  <a:lnTo>
                                    <a:pt x="94876" y="925920"/>
                                  </a:lnTo>
                                  <a:cubicBezTo>
                                    <a:pt x="94876" y="951580"/>
                                    <a:pt x="115678" y="972382"/>
                                    <a:pt x="141338" y="972382"/>
                                  </a:cubicBezTo>
                                  <a:lnTo>
                                    <a:pt x="1738601" y="972382"/>
                                  </a:lnTo>
                                  <a:cubicBezTo>
                                    <a:pt x="1764261" y="972382"/>
                                    <a:pt x="1785063" y="951580"/>
                                    <a:pt x="1785063" y="925920"/>
                                  </a:cubicBezTo>
                                  <a:lnTo>
                                    <a:pt x="1785063" y="124660"/>
                                  </a:lnTo>
                                  <a:cubicBezTo>
                                    <a:pt x="1785063" y="99000"/>
                                    <a:pt x="1764261" y="78198"/>
                                    <a:pt x="1738601" y="78198"/>
                                  </a:cubicBezTo>
                                  <a:close/>
                                  <a:moveTo>
                                    <a:pt x="0" y="0"/>
                                  </a:moveTo>
                                  <a:lnTo>
                                    <a:pt x="1879938" y="0"/>
                                  </a:lnTo>
                                  <a:lnTo>
                                    <a:pt x="1879938" y="1050581"/>
                                  </a:lnTo>
                                  <a:lnTo>
                                    <a:pt x="1018166" y="1050581"/>
                                  </a:lnTo>
                                  <a:lnTo>
                                    <a:pt x="1018166" y="1212374"/>
                                  </a:lnTo>
                                  <a:lnTo>
                                    <a:pt x="1018166" y="1215965"/>
                                  </a:lnTo>
                                  <a:lnTo>
                                    <a:pt x="1014971" y="1215965"/>
                                  </a:lnTo>
                                  <a:lnTo>
                                    <a:pt x="1012021" y="1219281"/>
                                  </a:lnTo>
                                  <a:cubicBezTo>
                                    <a:pt x="1000150" y="1225649"/>
                                    <a:pt x="972359" y="1230117"/>
                                    <a:pt x="939969" y="1230117"/>
                                  </a:cubicBezTo>
                                  <a:cubicBezTo>
                                    <a:pt x="907579" y="1230117"/>
                                    <a:pt x="879788" y="1225649"/>
                                    <a:pt x="867917" y="1219281"/>
                                  </a:cubicBezTo>
                                  <a:lnTo>
                                    <a:pt x="864967" y="1215965"/>
                                  </a:lnTo>
                                  <a:lnTo>
                                    <a:pt x="861772" y="1215965"/>
                                  </a:lnTo>
                                  <a:lnTo>
                                    <a:pt x="861772" y="1212374"/>
                                  </a:lnTo>
                                  <a:lnTo>
                                    <a:pt x="861772" y="1050581"/>
                                  </a:lnTo>
                                  <a:lnTo>
                                    <a:pt x="0" y="1050581"/>
                                  </a:lnTo>
                                  <a:close/>
                                </a:path>
                              </a:pathLst>
                            </a:custGeom>
                            <a:solidFill>
                              <a:srgbClr val="DE5A00"/>
                            </a:solidFill>
                            <a:ln/>
                            <a:effectLst/>
                          </wps:spPr>
                          <wps:style>
                            <a:lnRef idx="0">
                              <a:schemeClr val="accent1"/>
                            </a:lnRef>
                            <a:fillRef idx="3">
                              <a:schemeClr val="accent1"/>
                            </a:fillRef>
                            <a:effectRef idx="3">
                              <a:schemeClr val="accent1"/>
                            </a:effectRef>
                            <a:fontRef idx="minor">
                              <a:schemeClr val="lt1"/>
                            </a:fontRef>
                          </wps:style>
                          <wps:bodyPr wrap="square" rtlCol="0" anchor="ctr">
                            <a:noAutofit/>
                          </wps:bodyPr>
                        </wps:wsp>
                        <wps:wsp>
                          <wps:cNvPr id="462" name="Freeform 462"/>
                          <wps:cNvSpPr/>
                          <wps:spPr>
                            <a:xfrm>
                              <a:off x="2784729" y="2858244"/>
                              <a:ext cx="805186" cy="556391"/>
                            </a:xfrm>
                            <a:custGeom>
                              <a:avLst/>
                              <a:gdLst>
                                <a:gd name="connsiteX0" fmla="*/ 564273 w 1879938"/>
                                <a:gd name="connsiteY0" fmla="*/ 1176658 h 1299055"/>
                                <a:gd name="connsiteX1" fmla="*/ 833683 w 1879938"/>
                                <a:gd name="connsiteY1" fmla="*/ 1176658 h 1299055"/>
                                <a:gd name="connsiteX2" fmla="*/ 833683 w 1879938"/>
                                <a:gd name="connsiteY2" fmla="*/ 1237526 h 1299055"/>
                                <a:gd name="connsiteX3" fmla="*/ 837071 w 1879938"/>
                                <a:gd name="connsiteY3" fmla="*/ 1237526 h 1299055"/>
                                <a:gd name="connsiteX4" fmla="*/ 833683 w 1879938"/>
                                <a:gd name="connsiteY4" fmla="*/ 1239382 h 1299055"/>
                                <a:gd name="connsiteX5" fmla="*/ 939969 w 1879938"/>
                                <a:gd name="connsiteY5" fmla="*/ 1263498 h 1299055"/>
                                <a:gd name="connsiteX6" fmla="*/ 1046255 w 1879938"/>
                                <a:gd name="connsiteY6" fmla="*/ 1239382 h 1299055"/>
                                <a:gd name="connsiteX7" fmla="*/ 1042867 w 1879938"/>
                                <a:gd name="connsiteY7" fmla="*/ 1237526 h 1299055"/>
                                <a:gd name="connsiteX8" fmla="*/ 1046256 w 1879938"/>
                                <a:gd name="connsiteY8" fmla="*/ 1237526 h 1299055"/>
                                <a:gd name="connsiteX9" fmla="*/ 1046256 w 1879938"/>
                                <a:gd name="connsiteY9" fmla="*/ 1176658 h 1299055"/>
                                <a:gd name="connsiteX10" fmla="*/ 1315665 w 1879938"/>
                                <a:gd name="connsiteY10" fmla="*/ 1176658 h 1299055"/>
                                <a:gd name="connsiteX11" fmla="*/ 1367292 w 1879938"/>
                                <a:gd name="connsiteY11" fmla="*/ 1299055 h 1299055"/>
                                <a:gd name="connsiteX12" fmla="*/ 512646 w 1879938"/>
                                <a:gd name="connsiteY12" fmla="*/ 1299055 h 1299055"/>
                                <a:gd name="connsiteX13" fmla="*/ 206229 w 1879938"/>
                                <a:gd name="connsiteY13" fmla="*/ 134008 h 1299055"/>
                                <a:gd name="connsiteX14" fmla="*/ 1673709 w 1879938"/>
                                <a:gd name="connsiteY14" fmla="*/ 134008 h 1299055"/>
                                <a:gd name="connsiteX15" fmla="*/ 1714371 w 1879938"/>
                                <a:gd name="connsiteY15" fmla="*/ 174670 h 1299055"/>
                                <a:gd name="connsiteX16" fmla="*/ 1714371 w 1879938"/>
                                <a:gd name="connsiteY16" fmla="*/ 875911 h 1299055"/>
                                <a:gd name="connsiteX17" fmla="*/ 1673709 w 1879938"/>
                                <a:gd name="connsiteY17" fmla="*/ 916573 h 1299055"/>
                                <a:gd name="connsiteX18" fmla="*/ 206229 w 1879938"/>
                                <a:gd name="connsiteY18" fmla="*/ 916573 h 1299055"/>
                                <a:gd name="connsiteX19" fmla="*/ 165567 w 1879938"/>
                                <a:gd name="connsiteY19" fmla="*/ 875911 h 1299055"/>
                                <a:gd name="connsiteX20" fmla="*/ 165567 w 1879938"/>
                                <a:gd name="connsiteY20" fmla="*/ 174670 h 1299055"/>
                                <a:gd name="connsiteX21" fmla="*/ 206229 w 1879938"/>
                                <a:gd name="connsiteY21" fmla="*/ 134008 h 1299055"/>
                                <a:gd name="connsiteX22" fmla="*/ 141338 w 1879938"/>
                                <a:gd name="connsiteY22" fmla="*/ 78198 h 1299055"/>
                                <a:gd name="connsiteX23" fmla="*/ 94876 w 1879938"/>
                                <a:gd name="connsiteY23" fmla="*/ 124660 h 1299055"/>
                                <a:gd name="connsiteX24" fmla="*/ 94876 w 1879938"/>
                                <a:gd name="connsiteY24" fmla="*/ 925920 h 1299055"/>
                                <a:gd name="connsiteX25" fmla="*/ 141338 w 1879938"/>
                                <a:gd name="connsiteY25" fmla="*/ 972382 h 1299055"/>
                                <a:gd name="connsiteX26" fmla="*/ 1738601 w 1879938"/>
                                <a:gd name="connsiteY26" fmla="*/ 972382 h 1299055"/>
                                <a:gd name="connsiteX27" fmla="*/ 1785063 w 1879938"/>
                                <a:gd name="connsiteY27" fmla="*/ 925920 h 1299055"/>
                                <a:gd name="connsiteX28" fmla="*/ 1785063 w 1879938"/>
                                <a:gd name="connsiteY28" fmla="*/ 124660 h 1299055"/>
                                <a:gd name="connsiteX29" fmla="*/ 1738601 w 1879938"/>
                                <a:gd name="connsiteY29" fmla="*/ 78198 h 1299055"/>
                                <a:gd name="connsiteX30" fmla="*/ 0 w 1879938"/>
                                <a:gd name="connsiteY30" fmla="*/ 0 h 1299055"/>
                                <a:gd name="connsiteX31" fmla="*/ 1879938 w 1879938"/>
                                <a:gd name="connsiteY31" fmla="*/ 0 h 1299055"/>
                                <a:gd name="connsiteX32" fmla="*/ 1879938 w 1879938"/>
                                <a:gd name="connsiteY32" fmla="*/ 1050581 h 1299055"/>
                                <a:gd name="connsiteX33" fmla="*/ 1018166 w 1879938"/>
                                <a:gd name="connsiteY33" fmla="*/ 1050581 h 1299055"/>
                                <a:gd name="connsiteX34" fmla="*/ 1018166 w 1879938"/>
                                <a:gd name="connsiteY34" fmla="*/ 1212374 h 1299055"/>
                                <a:gd name="connsiteX35" fmla="*/ 1018166 w 1879938"/>
                                <a:gd name="connsiteY35" fmla="*/ 1215965 h 1299055"/>
                                <a:gd name="connsiteX36" fmla="*/ 1014971 w 1879938"/>
                                <a:gd name="connsiteY36" fmla="*/ 1215965 h 1299055"/>
                                <a:gd name="connsiteX37" fmla="*/ 1012021 w 1879938"/>
                                <a:gd name="connsiteY37" fmla="*/ 1219281 h 1299055"/>
                                <a:gd name="connsiteX38" fmla="*/ 939969 w 1879938"/>
                                <a:gd name="connsiteY38" fmla="*/ 1230117 h 1299055"/>
                                <a:gd name="connsiteX39" fmla="*/ 867917 w 1879938"/>
                                <a:gd name="connsiteY39" fmla="*/ 1219281 h 1299055"/>
                                <a:gd name="connsiteX40" fmla="*/ 864967 w 1879938"/>
                                <a:gd name="connsiteY40" fmla="*/ 1215965 h 1299055"/>
                                <a:gd name="connsiteX41" fmla="*/ 861772 w 1879938"/>
                                <a:gd name="connsiteY41" fmla="*/ 1215965 h 1299055"/>
                                <a:gd name="connsiteX42" fmla="*/ 861772 w 1879938"/>
                                <a:gd name="connsiteY42" fmla="*/ 1212374 h 1299055"/>
                                <a:gd name="connsiteX43" fmla="*/ 861772 w 1879938"/>
                                <a:gd name="connsiteY43" fmla="*/ 1050581 h 1299055"/>
                                <a:gd name="connsiteX44" fmla="*/ 0 w 1879938"/>
                                <a:gd name="connsiteY44" fmla="*/ 1050581 h 1299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1879938" h="1299055">
                                  <a:moveTo>
                                    <a:pt x="564273" y="1176658"/>
                                  </a:moveTo>
                                  <a:lnTo>
                                    <a:pt x="833683" y="1176658"/>
                                  </a:lnTo>
                                  <a:lnTo>
                                    <a:pt x="833683" y="1237526"/>
                                  </a:lnTo>
                                  <a:lnTo>
                                    <a:pt x="837071" y="1237526"/>
                                  </a:lnTo>
                                  <a:lnTo>
                                    <a:pt x="833683" y="1239382"/>
                                  </a:lnTo>
                                  <a:cubicBezTo>
                                    <a:pt x="833683" y="1252701"/>
                                    <a:pt x="881269" y="1263498"/>
                                    <a:pt x="939969" y="1263498"/>
                                  </a:cubicBezTo>
                                  <a:cubicBezTo>
                                    <a:pt x="998669" y="1263498"/>
                                    <a:pt x="1046255" y="1252701"/>
                                    <a:pt x="1046255" y="1239382"/>
                                  </a:cubicBezTo>
                                  <a:lnTo>
                                    <a:pt x="1042867" y="1237526"/>
                                  </a:lnTo>
                                  <a:lnTo>
                                    <a:pt x="1046256" y="1237526"/>
                                  </a:lnTo>
                                  <a:lnTo>
                                    <a:pt x="1046256" y="1176658"/>
                                  </a:lnTo>
                                  <a:lnTo>
                                    <a:pt x="1315665" y="1176658"/>
                                  </a:lnTo>
                                  <a:lnTo>
                                    <a:pt x="1367292" y="1299055"/>
                                  </a:lnTo>
                                  <a:lnTo>
                                    <a:pt x="512646" y="1299055"/>
                                  </a:lnTo>
                                  <a:close/>
                                  <a:moveTo>
                                    <a:pt x="206229" y="134008"/>
                                  </a:moveTo>
                                  <a:lnTo>
                                    <a:pt x="1673709" y="134008"/>
                                  </a:lnTo>
                                  <a:cubicBezTo>
                                    <a:pt x="1696166" y="134008"/>
                                    <a:pt x="1714371" y="152213"/>
                                    <a:pt x="1714371" y="174670"/>
                                  </a:cubicBezTo>
                                  <a:lnTo>
                                    <a:pt x="1714371" y="875911"/>
                                  </a:lnTo>
                                  <a:cubicBezTo>
                                    <a:pt x="1714371" y="898368"/>
                                    <a:pt x="1696166" y="916573"/>
                                    <a:pt x="1673709" y="916573"/>
                                  </a:cubicBezTo>
                                  <a:lnTo>
                                    <a:pt x="206229" y="916573"/>
                                  </a:lnTo>
                                  <a:cubicBezTo>
                                    <a:pt x="183772" y="916573"/>
                                    <a:pt x="165567" y="898368"/>
                                    <a:pt x="165567" y="875911"/>
                                  </a:cubicBezTo>
                                  <a:lnTo>
                                    <a:pt x="165567" y="174670"/>
                                  </a:lnTo>
                                  <a:cubicBezTo>
                                    <a:pt x="165567" y="152213"/>
                                    <a:pt x="183772" y="134008"/>
                                    <a:pt x="206229" y="134008"/>
                                  </a:cubicBezTo>
                                  <a:close/>
                                  <a:moveTo>
                                    <a:pt x="141338" y="78198"/>
                                  </a:moveTo>
                                  <a:cubicBezTo>
                                    <a:pt x="115678" y="78198"/>
                                    <a:pt x="94876" y="99000"/>
                                    <a:pt x="94876" y="124660"/>
                                  </a:cubicBezTo>
                                  <a:lnTo>
                                    <a:pt x="94876" y="925920"/>
                                  </a:lnTo>
                                  <a:cubicBezTo>
                                    <a:pt x="94876" y="951580"/>
                                    <a:pt x="115678" y="972382"/>
                                    <a:pt x="141338" y="972382"/>
                                  </a:cubicBezTo>
                                  <a:lnTo>
                                    <a:pt x="1738601" y="972382"/>
                                  </a:lnTo>
                                  <a:cubicBezTo>
                                    <a:pt x="1764261" y="972382"/>
                                    <a:pt x="1785063" y="951580"/>
                                    <a:pt x="1785063" y="925920"/>
                                  </a:cubicBezTo>
                                  <a:lnTo>
                                    <a:pt x="1785063" y="124660"/>
                                  </a:lnTo>
                                  <a:cubicBezTo>
                                    <a:pt x="1785063" y="99000"/>
                                    <a:pt x="1764261" y="78198"/>
                                    <a:pt x="1738601" y="78198"/>
                                  </a:cubicBezTo>
                                  <a:close/>
                                  <a:moveTo>
                                    <a:pt x="0" y="0"/>
                                  </a:moveTo>
                                  <a:lnTo>
                                    <a:pt x="1879938" y="0"/>
                                  </a:lnTo>
                                  <a:lnTo>
                                    <a:pt x="1879938" y="1050581"/>
                                  </a:lnTo>
                                  <a:lnTo>
                                    <a:pt x="1018166" y="1050581"/>
                                  </a:lnTo>
                                  <a:lnTo>
                                    <a:pt x="1018166" y="1212374"/>
                                  </a:lnTo>
                                  <a:lnTo>
                                    <a:pt x="1018166" y="1215965"/>
                                  </a:lnTo>
                                  <a:lnTo>
                                    <a:pt x="1014971" y="1215965"/>
                                  </a:lnTo>
                                  <a:lnTo>
                                    <a:pt x="1012021" y="1219281"/>
                                  </a:lnTo>
                                  <a:cubicBezTo>
                                    <a:pt x="1000150" y="1225649"/>
                                    <a:pt x="972359" y="1230117"/>
                                    <a:pt x="939969" y="1230117"/>
                                  </a:cubicBezTo>
                                  <a:cubicBezTo>
                                    <a:pt x="907579" y="1230117"/>
                                    <a:pt x="879788" y="1225649"/>
                                    <a:pt x="867917" y="1219281"/>
                                  </a:cubicBezTo>
                                  <a:lnTo>
                                    <a:pt x="864967" y="1215965"/>
                                  </a:lnTo>
                                  <a:lnTo>
                                    <a:pt x="861772" y="1215965"/>
                                  </a:lnTo>
                                  <a:lnTo>
                                    <a:pt x="861772" y="1212374"/>
                                  </a:lnTo>
                                  <a:lnTo>
                                    <a:pt x="861772" y="1050581"/>
                                  </a:lnTo>
                                  <a:lnTo>
                                    <a:pt x="0" y="1050581"/>
                                  </a:lnTo>
                                  <a:close/>
                                </a:path>
                              </a:pathLst>
                            </a:custGeom>
                            <a:solidFill>
                              <a:srgbClr val="DE5A00"/>
                            </a:solidFill>
                            <a:ln/>
                            <a:effectLst/>
                          </wps:spPr>
                          <wps:style>
                            <a:lnRef idx="0">
                              <a:schemeClr val="accent1"/>
                            </a:lnRef>
                            <a:fillRef idx="3">
                              <a:schemeClr val="accent1"/>
                            </a:fillRef>
                            <a:effectRef idx="3">
                              <a:schemeClr val="accent1"/>
                            </a:effectRef>
                            <a:fontRef idx="minor">
                              <a:schemeClr val="lt1"/>
                            </a:fontRef>
                          </wps:style>
                          <wps:bodyPr wrap="square" rtlCol="0" anchor="ctr">
                            <a:noAutofit/>
                          </wps:bodyPr>
                        </wps:wsp>
                        <wps:wsp>
                          <wps:cNvPr id="463" name="Freeform 463"/>
                          <wps:cNvSpPr/>
                          <wps:spPr>
                            <a:xfrm>
                              <a:off x="3734654" y="2858244"/>
                              <a:ext cx="805186" cy="556391"/>
                            </a:xfrm>
                            <a:custGeom>
                              <a:avLst/>
                              <a:gdLst>
                                <a:gd name="connsiteX0" fmla="*/ 564273 w 1879938"/>
                                <a:gd name="connsiteY0" fmla="*/ 1176658 h 1299055"/>
                                <a:gd name="connsiteX1" fmla="*/ 833683 w 1879938"/>
                                <a:gd name="connsiteY1" fmla="*/ 1176658 h 1299055"/>
                                <a:gd name="connsiteX2" fmla="*/ 833683 w 1879938"/>
                                <a:gd name="connsiteY2" fmla="*/ 1237526 h 1299055"/>
                                <a:gd name="connsiteX3" fmla="*/ 837071 w 1879938"/>
                                <a:gd name="connsiteY3" fmla="*/ 1237526 h 1299055"/>
                                <a:gd name="connsiteX4" fmla="*/ 833683 w 1879938"/>
                                <a:gd name="connsiteY4" fmla="*/ 1239382 h 1299055"/>
                                <a:gd name="connsiteX5" fmla="*/ 939969 w 1879938"/>
                                <a:gd name="connsiteY5" fmla="*/ 1263498 h 1299055"/>
                                <a:gd name="connsiteX6" fmla="*/ 1046255 w 1879938"/>
                                <a:gd name="connsiteY6" fmla="*/ 1239382 h 1299055"/>
                                <a:gd name="connsiteX7" fmla="*/ 1042867 w 1879938"/>
                                <a:gd name="connsiteY7" fmla="*/ 1237526 h 1299055"/>
                                <a:gd name="connsiteX8" fmla="*/ 1046256 w 1879938"/>
                                <a:gd name="connsiteY8" fmla="*/ 1237526 h 1299055"/>
                                <a:gd name="connsiteX9" fmla="*/ 1046256 w 1879938"/>
                                <a:gd name="connsiteY9" fmla="*/ 1176658 h 1299055"/>
                                <a:gd name="connsiteX10" fmla="*/ 1315665 w 1879938"/>
                                <a:gd name="connsiteY10" fmla="*/ 1176658 h 1299055"/>
                                <a:gd name="connsiteX11" fmla="*/ 1367292 w 1879938"/>
                                <a:gd name="connsiteY11" fmla="*/ 1299055 h 1299055"/>
                                <a:gd name="connsiteX12" fmla="*/ 512646 w 1879938"/>
                                <a:gd name="connsiteY12" fmla="*/ 1299055 h 1299055"/>
                                <a:gd name="connsiteX13" fmla="*/ 206229 w 1879938"/>
                                <a:gd name="connsiteY13" fmla="*/ 134008 h 1299055"/>
                                <a:gd name="connsiteX14" fmla="*/ 1673709 w 1879938"/>
                                <a:gd name="connsiteY14" fmla="*/ 134008 h 1299055"/>
                                <a:gd name="connsiteX15" fmla="*/ 1714371 w 1879938"/>
                                <a:gd name="connsiteY15" fmla="*/ 174670 h 1299055"/>
                                <a:gd name="connsiteX16" fmla="*/ 1714371 w 1879938"/>
                                <a:gd name="connsiteY16" fmla="*/ 875911 h 1299055"/>
                                <a:gd name="connsiteX17" fmla="*/ 1673709 w 1879938"/>
                                <a:gd name="connsiteY17" fmla="*/ 916573 h 1299055"/>
                                <a:gd name="connsiteX18" fmla="*/ 206229 w 1879938"/>
                                <a:gd name="connsiteY18" fmla="*/ 916573 h 1299055"/>
                                <a:gd name="connsiteX19" fmla="*/ 165567 w 1879938"/>
                                <a:gd name="connsiteY19" fmla="*/ 875911 h 1299055"/>
                                <a:gd name="connsiteX20" fmla="*/ 165567 w 1879938"/>
                                <a:gd name="connsiteY20" fmla="*/ 174670 h 1299055"/>
                                <a:gd name="connsiteX21" fmla="*/ 206229 w 1879938"/>
                                <a:gd name="connsiteY21" fmla="*/ 134008 h 1299055"/>
                                <a:gd name="connsiteX22" fmla="*/ 141338 w 1879938"/>
                                <a:gd name="connsiteY22" fmla="*/ 78198 h 1299055"/>
                                <a:gd name="connsiteX23" fmla="*/ 94876 w 1879938"/>
                                <a:gd name="connsiteY23" fmla="*/ 124660 h 1299055"/>
                                <a:gd name="connsiteX24" fmla="*/ 94876 w 1879938"/>
                                <a:gd name="connsiteY24" fmla="*/ 925920 h 1299055"/>
                                <a:gd name="connsiteX25" fmla="*/ 141338 w 1879938"/>
                                <a:gd name="connsiteY25" fmla="*/ 972382 h 1299055"/>
                                <a:gd name="connsiteX26" fmla="*/ 1738601 w 1879938"/>
                                <a:gd name="connsiteY26" fmla="*/ 972382 h 1299055"/>
                                <a:gd name="connsiteX27" fmla="*/ 1785063 w 1879938"/>
                                <a:gd name="connsiteY27" fmla="*/ 925920 h 1299055"/>
                                <a:gd name="connsiteX28" fmla="*/ 1785063 w 1879938"/>
                                <a:gd name="connsiteY28" fmla="*/ 124660 h 1299055"/>
                                <a:gd name="connsiteX29" fmla="*/ 1738601 w 1879938"/>
                                <a:gd name="connsiteY29" fmla="*/ 78198 h 1299055"/>
                                <a:gd name="connsiteX30" fmla="*/ 0 w 1879938"/>
                                <a:gd name="connsiteY30" fmla="*/ 0 h 1299055"/>
                                <a:gd name="connsiteX31" fmla="*/ 1879938 w 1879938"/>
                                <a:gd name="connsiteY31" fmla="*/ 0 h 1299055"/>
                                <a:gd name="connsiteX32" fmla="*/ 1879938 w 1879938"/>
                                <a:gd name="connsiteY32" fmla="*/ 1050581 h 1299055"/>
                                <a:gd name="connsiteX33" fmla="*/ 1018166 w 1879938"/>
                                <a:gd name="connsiteY33" fmla="*/ 1050581 h 1299055"/>
                                <a:gd name="connsiteX34" fmla="*/ 1018166 w 1879938"/>
                                <a:gd name="connsiteY34" fmla="*/ 1212374 h 1299055"/>
                                <a:gd name="connsiteX35" fmla="*/ 1018166 w 1879938"/>
                                <a:gd name="connsiteY35" fmla="*/ 1215965 h 1299055"/>
                                <a:gd name="connsiteX36" fmla="*/ 1014971 w 1879938"/>
                                <a:gd name="connsiteY36" fmla="*/ 1215965 h 1299055"/>
                                <a:gd name="connsiteX37" fmla="*/ 1012021 w 1879938"/>
                                <a:gd name="connsiteY37" fmla="*/ 1219281 h 1299055"/>
                                <a:gd name="connsiteX38" fmla="*/ 939969 w 1879938"/>
                                <a:gd name="connsiteY38" fmla="*/ 1230117 h 1299055"/>
                                <a:gd name="connsiteX39" fmla="*/ 867917 w 1879938"/>
                                <a:gd name="connsiteY39" fmla="*/ 1219281 h 1299055"/>
                                <a:gd name="connsiteX40" fmla="*/ 864967 w 1879938"/>
                                <a:gd name="connsiteY40" fmla="*/ 1215965 h 1299055"/>
                                <a:gd name="connsiteX41" fmla="*/ 861772 w 1879938"/>
                                <a:gd name="connsiteY41" fmla="*/ 1215965 h 1299055"/>
                                <a:gd name="connsiteX42" fmla="*/ 861772 w 1879938"/>
                                <a:gd name="connsiteY42" fmla="*/ 1212374 h 1299055"/>
                                <a:gd name="connsiteX43" fmla="*/ 861772 w 1879938"/>
                                <a:gd name="connsiteY43" fmla="*/ 1050581 h 1299055"/>
                                <a:gd name="connsiteX44" fmla="*/ 0 w 1879938"/>
                                <a:gd name="connsiteY44" fmla="*/ 1050581 h 1299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1879938" h="1299055">
                                  <a:moveTo>
                                    <a:pt x="564273" y="1176658"/>
                                  </a:moveTo>
                                  <a:lnTo>
                                    <a:pt x="833683" y="1176658"/>
                                  </a:lnTo>
                                  <a:lnTo>
                                    <a:pt x="833683" y="1237526"/>
                                  </a:lnTo>
                                  <a:lnTo>
                                    <a:pt x="837071" y="1237526"/>
                                  </a:lnTo>
                                  <a:lnTo>
                                    <a:pt x="833683" y="1239382"/>
                                  </a:lnTo>
                                  <a:cubicBezTo>
                                    <a:pt x="833683" y="1252701"/>
                                    <a:pt x="881269" y="1263498"/>
                                    <a:pt x="939969" y="1263498"/>
                                  </a:cubicBezTo>
                                  <a:cubicBezTo>
                                    <a:pt x="998669" y="1263498"/>
                                    <a:pt x="1046255" y="1252701"/>
                                    <a:pt x="1046255" y="1239382"/>
                                  </a:cubicBezTo>
                                  <a:lnTo>
                                    <a:pt x="1042867" y="1237526"/>
                                  </a:lnTo>
                                  <a:lnTo>
                                    <a:pt x="1046256" y="1237526"/>
                                  </a:lnTo>
                                  <a:lnTo>
                                    <a:pt x="1046256" y="1176658"/>
                                  </a:lnTo>
                                  <a:lnTo>
                                    <a:pt x="1315665" y="1176658"/>
                                  </a:lnTo>
                                  <a:lnTo>
                                    <a:pt x="1367292" y="1299055"/>
                                  </a:lnTo>
                                  <a:lnTo>
                                    <a:pt x="512646" y="1299055"/>
                                  </a:lnTo>
                                  <a:close/>
                                  <a:moveTo>
                                    <a:pt x="206229" y="134008"/>
                                  </a:moveTo>
                                  <a:lnTo>
                                    <a:pt x="1673709" y="134008"/>
                                  </a:lnTo>
                                  <a:cubicBezTo>
                                    <a:pt x="1696166" y="134008"/>
                                    <a:pt x="1714371" y="152213"/>
                                    <a:pt x="1714371" y="174670"/>
                                  </a:cubicBezTo>
                                  <a:lnTo>
                                    <a:pt x="1714371" y="875911"/>
                                  </a:lnTo>
                                  <a:cubicBezTo>
                                    <a:pt x="1714371" y="898368"/>
                                    <a:pt x="1696166" y="916573"/>
                                    <a:pt x="1673709" y="916573"/>
                                  </a:cubicBezTo>
                                  <a:lnTo>
                                    <a:pt x="206229" y="916573"/>
                                  </a:lnTo>
                                  <a:cubicBezTo>
                                    <a:pt x="183772" y="916573"/>
                                    <a:pt x="165567" y="898368"/>
                                    <a:pt x="165567" y="875911"/>
                                  </a:cubicBezTo>
                                  <a:lnTo>
                                    <a:pt x="165567" y="174670"/>
                                  </a:lnTo>
                                  <a:cubicBezTo>
                                    <a:pt x="165567" y="152213"/>
                                    <a:pt x="183772" y="134008"/>
                                    <a:pt x="206229" y="134008"/>
                                  </a:cubicBezTo>
                                  <a:close/>
                                  <a:moveTo>
                                    <a:pt x="141338" y="78198"/>
                                  </a:moveTo>
                                  <a:cubicBezTo>
                                    <a:pt x="115678" y="78198"/>
                                    <a:pt x="94876" y="99000"/>
                                    <a:pt x="94876" y="124660"/>
                                  </a:cubicBezTo>
                                  <a:lnTo>
                                    <a:pt x="94876" y="925920"/>
                                  </a:lnTo>
                                  <a:cubicBezTo>
                                    <a:pt x="94876" y="951580"/>
                                    <a:pt x="115678" y="972382"/>
                                    <a:pt x="141338" y="972382"/>
                                  </a:cubicBezTo>
                                  <a:lnTo>
                                    <a:pt x="1738601" y="972382"/>
                                  </a:lnTo>
                                  <a:cubicBezTo>
                                    <a:pt x="1764261" y="972382"/>
                                    <a:pt x="1785063" y="951580"/>
                                    <a:pt x="1785063" y="925920"/>
                                  </a:cubicBezTo>
                                  <a:lnTo>
                                    <a:pt x="1785063" y="124660"/>
                                  </a:lnTo>
                                  <a:cubicBezTo>
                                    <a:pt x="1785063" y="99000"/>
                                    <a:pt x="1764261" y="78198"/>
                                    <a:pt x="1738601" y="78198"/>
                                  </a:cubicBezTo>
                                  <a:close/>
                                  <a:moveTo>
                                    <a:pt x="0" y="0"/>
                                  </a:moveTo>
                                  <a:lnTo>
                                    <a:pt x="1879938" y="0"/>
                                  </a:lnTo>
                                  <a:lnTo>
                                    <a:pt x="1879938" y="1050581"/>
                                  </a:lnTo>
                                  <a:lnTo>
                                    <a:pt x="1018166" y="1050581"/>
                                  </a:lnTo>
                                  <a:lnTo>
                                    <a:pt x="1018166" y="1212374"/>
                                  </a:lnTo>
                                  <a:lnTo>
                                    <a:pt x="1018166" y="1215965"/>
                                  </a:lnTo>
                                  <a:lnTo>
                                    <a:pt x="1014971" y="1215965"/>
                                  </a:lnTo>
                                  <a:lnTo>
                                    <a:pt x="1012021" y="1219281"/>
                                  </a:lnTo>
                                  <a:cubicBezTo>
                                    <a:pt x="1000150" y="1225649"/>
                                    <a:pt x="972359" y="1230117"/>
                                    <a:pt x="939969" y="1230117"/>
                                  </a:cubicBezTo>
                                  <a:cubicBezTo>
                                    <a:pt x="907579" y="1230117"/>
                                    <a:pt x="879788" y="1225649"/>
                                    <a:pt x="867917" y="1219281"/>
                                  </a:cubicBezTo>
                                  <a:lnTo>
                                    <a:pt x="864967" y="1215965"/>
                                  </a:lnTo>
                                  <a:lnTo>
                                    <a:pt x="861772" y="1215965"/>
                                  </a:lnTo>
                                  <a:lnTo>
                                    <a:pt x="861772" y="1212374"/>
                                  </a:lnTo>
                                  <a:lnTo>
                                    <a:pt x="861772" y="1050581"/>
                                  </a:lnTo>
                                  <a:lnTo>
                                    <a:pt x="0" y="1050581"/>
                                  </a:lnTo>
                                  <a:close/>
                                </a:path>
                              </a:pathLst>
                            </a:custGeom>
                            <a:solidFill>
                              <a:srgbClr val="DE5A00"/>
                            </a:solidFill>
                            <a:ln/>
                            <a:effectLst/>
                          </wps:spPr>
                          <wps:style>
                            <a:lnRef idx="0">
                              <a:schemeClr val="accent1"/>
                            </a:lnRef>
                            <a:fillRef idx="3">
                              <a:schemeClr val="accent1"/>
                            </a:fillRef>
                            <a:effectRef idx="3">
                              <a:schemeClr val="accent1"/>
                            </a:effectRef>
                            <a:fontRef idx="minor">
                              <a:schemeClr val="lt1"/>
                            </a:fontRef>
                          </wps:style>
                          <wps:bodyPr wrap="square" rtlCol="0" anchor="ctr">
                            <a:noAutofit/>
                          </wps:bodyPr>
                        </wps:wsp>
                        <wps:wsp>
                          <wps:cNvPr id="464" name="Freeform 464"/>
                          <wps:cNvSpPr/>
                          <wps:spPr>
                            <a:xfrm>
                              <a:off x="4684577" y="2852094"/>
                              <a:ext cx="805186" cy="556391"/>
                            </a:xfrm>
                            <a:custGeom>
                              <a:avLst/>
                              <a:gdLst>
                                <a:gd name="connsiteX0" fmla="*/ 564273 w 1879938"/>
                                <a:gd name="connsiteY0" fmla="*/ 1176658 h 1299055"/>
                                <a:gd name="connsiteX1" fmla="*/ 833683 w 1879938"/>
                                <a:gd name="connsiteY1" fmla="*/ 1176658 h 1299055"/>
                                <a:gd name="connsiteX2" fmla="*/ 833683 w 1879938"/>
                                <a:gd name="connsiteY2" fmla="*/ 1237526 h 1299055"/>
                                <a:gd name="connsiteX3" fmla="*/ 837071 w 1879938"/>
                                <a:gd name="connsiteY3" fmla="*/ 1237526 h 1299055"/>
                                <a:gd name="connsiteX4" fmla="*/ 833683 w 1879938"/>
                                <a:gd name="connsiteY4" fmla="*/ 1239382 h 1299055"/>
                                <a:gd name="connsiteX5" fmla="*/ 939969 w 1879938"/>
                                <a:gd name="connsiteY5" fmla="*/ 1263498 h 1299055"/>
                                <a:gd name="connsiteX6" fmla="*/ 1046255 w 1879938"/>
                                <a:gd name="connsiteY6" fmla="*/ 1239382 h 1299055"/>
                                <a:gd name="connsiteX7" fmla="*/ 1042867 w 1879938"/>
                                <a:gd name="connsiteY7" fmla="*/ 1237526 h 1299055"/>
                                <a:gd name="connsiteX8" fmla="*/ 1046256 w 1879938"/>
                                <a:gd name="connsiteY8" fmla="*/ 1237526 h 1299055"/>
                                <a:gd name="connsiteX9" fmla="*/ 1046256 w 1879938"/>
                                <a:gd name="connsiteY9" fmla="*/ 1176658 h 1299055"/>
                                <a:gd name="connsiteX10" fmla="*/ 1315665 w 1879938"/>
                                <a:gd name="connsiteY10" fmla="*/ 1176658 h 1299055"/>
                                <a:gd name="connsiteX11" fmla="*/ 1367292 w 1879938"/>
                                <a:gd name="connsiteY11" fmla="*/ 1299055 h 1299055"/>
                                <a:gd name="connsiteX12" fmla="*/ 512646 w 1879938"/>
                                <a:gd name="connsiteY12" fmla="*/ 1299055 h 1299055"/>
                                <a:gd name="connsiteX13" fmla="*/ 206229 w 1879938"/>
                                <a:gd name="connsiteY13" fmla="*/ 134008 h 1299055"/>
                                <a:gd name="connsiteX14" fmla="*/ 1673709 w 1879938"/>
                                <a:gd name="connsiteY14" fmla="*/ 134008 h 1299055"/>
                                <a:gd name="connsiteX15" fmla="*/ 1714371 w 1879938"/>
                                <a:gd name="connsiteY15" fmla="*/ 174670 h 1299055"/>
                                <a:gd name="connsiteX16" fmla="*/ 1714371 w 1879938"/>
                                <a:gd name="connsiteY16" fmla="*/ 875911 h 1299055"/>
                                <a:gd name="connsiteX17" fmla="*/ 1673709 w 1879938"/>
                                <a:gd name="connsiteY17" fmla="*/ 916573 h 1299055"/>
                                <a:gd name="connsiteX18" fmla="*/ 206229 w 1879938"/>
                                <a:gd name="connsiteY18" fmla="*/ 916573 h 1299055"/>
                                <a:gd name="connsiteX19" fmla="*/ 165567 w 1879938"/>
                                <a:gd name="connsiteY19" fmla="*/ 875911 h 1299055"/>
                                <a:gd name="connsiteX20" fmla="*/ 165567 w 1879938"/>
                                <a:gd name="connsiteY20" fmla="*/ 174670 h 1299055"/>
                                <a:gd name="connsiteX21" fmla="*/ 206229 w 1879938"/>
                                <a:gd name="connsiteY21" fmla="*/ 134008 h 1299055"/>
                                <a:gd name="connsiteX22" fmla="*/ 141338 w 1879938"/>
                                <a:gd name="connsiteY22" fmla="*/ 78198 h 1299055"/>
                                <a:gd name="connsiteX23" fmla="*/ 94876 w 1879938"/>
                                <a:gd name="connsiteY23" fmla="*/ 124660 h 1299055"/>
                                <a:gd name="connsiteX24" fmla="*/ 94876 w 1879938"/>
                                <a:gd name="connsiteY24" fmla="*/ 925920 h 1299055"/>
                                <a:gd name="connsiteX25" fmla="*/ 141338 w 1879938"/>
                                <a:gd name="connsiteY25" fmla="*/ 972382 h 1299055"/>
                                <a:gd name="connsiteX26" fmla="*/ 1738601 w 1879938"/>
                                <a:gd name="connsiteY26" fmla="*/ 972382 h 1299055"/>
                                <a:gd name="connsiteX27" fmla="*/ 1785063 w 1879938"/>
                                <a:gd name="connsiteY27" fmla="*/ 925920 h 1299055"/>
                                <a:gd name="connsiteX28" fmla="*/ 1785063 w 1879938"/>
                                <a:gd name="connsiteY28" fmla="*/ 124660 h 1299055"/>
                                <a:gd name="connsiteX29" fmla="*/ 1738601 w 1879938"/>
                                <a:gd name="connsiteY29" fmla="*/ 78198 h 1299055"/>
                                <a:gd name="connsiteX30" fmla="*/ 0 w 1879938"/>
                                <a:gd name="connsiteY30" fmla="*/ 0 h 1299055"/>
                                <a:gd name="connsiteX31" fmla="*/ 1879938 w 1879938"/>
                                <a:gd name="connsiteY31" fmla="*/ 0 h 1299055"/>
                                <a:gd name="connsiteX32" fmla="*/ 1879938 w 1879938"/>
                                <a:gd name="connsiteY32" fmla="*/ 1050581 h 1299055"/>
                                <a:gd name="connsiteX33" fmla="*/ 1018166 w 1879938"/>
                                <a:gd name="connsiteY33" fmla="*/ 1050581 h 1299055"/>
                                <a:gd name="connsiteX34" fmla="*/ 1018166 w 1879938"/>
                                <a:gd name="connsiteY34" fmla="*/ 1212374 h 1299055"/>
                                <a:gd name="connsiteX35" fmla="*/ 1018166 w 1879938"/>
                                <a:gd name="connsiteY35" fmla="*/ 1215965 h 1299055"/>
                                <a:gd name="connsiteX36" fmla="*/ 1014971 w 1879938"/>
                                <a:gd name="connsiteY36" fmla="*/ 1215965 h 1299055"/>
                                <a:gd name="connsiteX37" fmla="*/ 1012021 w 1879938"/>
                                <a:gd name="connsiteY37" fmla="*/ 1219281 h 1299055"/>
                                <a:gd name="connsiteX38" fmla="*/ 939969 w 1879938"/>
                                <a:gd name="connsiteY38" fmla="*/ 1230117 h 1299055"/>
                                <a:gd name="connsiteX39" fmla="*/ 867917 w 1879938"/>
                                <a:gd name="connsiteY39" fmla="*/ 1219281 h 1299055"/>
                                <a:gd name="connsiteX40" fmla="*/ 864967 w 1879938"/>
                                <a:gd name="connsiteY40" fmla="*/ 1215965 h 1299055"/>
                                <a:gd name="connsiteX41" fmla="*/ 861772 w 1879938"/>
                                <a:gd name="connsiteY41" fmla="*/ 1215965 h 1299055"/>
                                <a:gd name="connsiteX42" fmla="*/ 861772 w 1879938"/>
                                <a:gd name="connsiteY42" fmla="*/ 1212374 h 1299055"/>
                                <a:gd name="connsiteX43" fmla="*/ 861772 w 1879938"/>
                                <a:gd name="connsiteY43" fmla="*/ 1050581 h 1299055"/>
                                <a:gd name="connsiteX44" fmla="*/ 0 w 1879938"/>
                                <a:gd name="connsiteY44" fmla="*/ 1050581 h 1299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1879938" h="1299055">
                                  <a:moveTo>
                                    <a:pt x="564273" y="1176658"/>
                                  </a:moveTo>
                                  <a:lnTo>
                                    <a:pt x="833683" y="1176658"/>
                                  </a:lnTo>
                                  <a:lnTo>
                                    <a:pt x="833683" y="1237526"/>
                                  </a:lnTo>
                                  <a:lnTo>
                                    <a:pt x="837071" y="1237526"/>
                                  </a:lnTo>
                                  <a:lnTo>
                                    <a:pt x="833683" y="1239382"/>
                                  </a:lnTo>
                                  <a:cubicBezTo>
                                    <a:pt x="833683" y="1252701"/>
                                    <a:pt x="881269" y="1263498"/>
                                    <a:pt x="939969" y="1263498"/>
                                  </a:cubicBezTo>
                                  <a:cubicBezTo>
                                    <a:pt x="998669" y="1263498"/>
                                    <a:pt x="1046255" y="1252701"/>
                                    <a:pt x="1046255" y="1239382"/>
                                  </a:cubicBezTo>
                                  <a:lnTo>
                                    <a:pt x="1042867" y="1237526"/>
                                  </a:lnTo>
                                  <a:lnTo>
                                    <a:pt x="1046256" y="1237526"/>
                                  </a:lnTo>
                                  <a:lnTo>
                                    <a:pt x="1046256" y="1176658"/>
                                  </a:lnTo>
                                  <a:lnTo>
                                    <a:pt x="1315665" y="1176658"/>
                                  </a:lnTo>
                                  <a:lnTo>
                                    <a:pt x="1367292" y="1299055"/>
                                  </a:lnTo>
                                  <a:lnTo>
                                    <a:pt x="512646" y="1299055"/>
                                  </a:lnTo>
                                  <a:close/>
                                  <a:moveTo>
                                    <a:pt x="206229" y="134008"/>
                                  </a:moveTo>
                                  <a:lnTo>
                                    <a:pt x="1673709" y="134008"/>
                                  </a:lnTo>
                                  <a:cubicBezTo>
                                    <a:pt x="1696166" y="134008"/>
                                    <a:pt x="1714371" y="152213"/>
                                    <a:pt x="1714371" y="174670"/>
                                  </a:cubicBezTo>
                                  <a:lnTo>
                                    <a:pt x="1714371" y="875911"/>
                                  </a:lnTo>
                                  <a:cubicBezTo>
                                    <a:pt x="1714371" y="898368"/>
                                    <a:pt x="1696166" y="916573"/>
                                    <a:pt x="1673709" y="916573"/>
                                  </a:cubicBezTo>
                                  <a:lnTo>
                                    <a:pt x="206229" y="916573"/>
                                  </a:lnTo>
                                  <a:cubicBezTo>
                                    <a:pt x="183772" y="916573"/>
                                    <a:pt x="165567" y="898368"/>
                                    <a:pt x="165567" y="875911"/>
                                  </a:cubicBezTo>
                                  <a:lnTo>
                                    <a:pt x="165567" y="174670"/>
                                  </a:lnTo>
                                  <a:cubicBezTo>
                                    <a:pt x="165567" y="152213"/>
                                    <a:pt x="183772" y="134008"/>
                                    <a:pt x="206229" y="134008"/>
                                  </a:cubicBezTo>
                                  <a:close/>
                                  <a:moveTo>
                                    <a:pt x="141338" y="78198"/>
                                  </a:moveTo>
                                  <a:cubicBezTo>
                                    <a:pt x="115678" y="78198"/>
                                    <a:pt x="94876" y="99000"/>
                                    <a:pt x="94876" y="124660"/>
                                  </a:cubicBezTo>
                                  <a:lnTo>
                                    <a:pt x="94876" y="925920"/>
                                  </a:lnTo>
                                  <a:cubicBezTo>
                                    <a:pt x="94876" y="951580"/>
                                    <a:pt x="115678" y="972382"/>
                                    <a:pt x="141338" y="972382"/>
                                  </a:cubicBezTo>
                                  <a:lnTo>
                                    <a:pt x="1738601" y="972382"/>
                                  </a:lnTo>
                                  <a:cubicBezTo>
                                    <a:pt x="1764261" y="972382"/>
                                    <a:pt x="1785063" y="951580"/>
                                    <a:pt x="1785063" y="925920"/>
                                  </a:cubicBezTo>
                                  <a:lnTo>
                                    <a:pt x="1785063" y="124660"/>
                                  </a:lnTo>
                                  <a:cubicBezTo>
                                    <a:pt x="1785063" y="99000"/>
                                    <a:pt x="1764261" y="78198"/>
                                    <a:pt x="1738601" y="78198"/>
                                  </a:cubicBezTo>
                                  <a:close/>
                                  <a:moveTo>
                                    <a:pt x="0" y="0"/>
                                  </a:moveTo>
                                  <a:lnTo>
                                    <a:pt x="1879938" y="0"/>
                                  </a:lnTo>
                                  <a:lnTo>
                                    <a:pt x="1879938" y="1050581"/>
                                  </a:lnTo>
                                  <a:lnTo>
                                    <a:pt x="1018166" y="1050581"/>
                                  </a:lnTo>
                                  <a:lnTo>
                                    <a:pt x="1018166" y="1212374"/>
                                  </a:lnTo>
                                  <a:lnTo>
                                    <a:pt x="1018166" y="1215965"/>
                                  </a:lnTo>
                                  <a:lnTo>
                                    <a:pt x="1014971" y="1215965"/>
                                  </a:lnTo>
                                  <a:lnTo>
                                    <a:pt x="1012021" y="1219281"/>
                                  </a:lnTo>
                                  <a:cubicBezTo>
                                    <a:pt x="1000150" y="1225649"/>
                                    <a:pt x="972359" y="1230117"/>
                                    <a:pt x="939969" y="1230117"/>
                                  </a:cubicBezTo>
                                  <a:cubicBezTo>
                                    <a:pt x="907579" y="1230117"/>
                                    <a:pt x="879788" y="1225649"/>
                                    <a:pt x="867917" y="1219281"/>
                                  </a:cubicBezTo>
                                  <a:lnTo>
                                    <a:pt x="864967" y="1215965"/>
                                  </a:lnTo>
                                  <a:lnTo>
                                    <a:pt x="861772" y="1215965"/>
                                  </a:lnTo>
                                  <a:lnTo>
                                    <a:pt x="861772" y="1212374"/>
                                  </a:lnTo>
                                  <a:lnTo>
                                    <a:pt x="861772" y="1050581"/>
                                  </a:lnTo>
                                  <a:lnTo>
                                    <a:pt x="0" y="1050581"/>
                                  </a:lnTo>
                                  <a:close/>
                                </a:path>
                              </a:pathLst>
                            </a:custGeom>
                            <a:solidFill>
                              <a:srgbClr val="FFC000"/>
                            </a:solidFill>
                            <a:ln/>
                            <a:effectLst/>
                          </wps:spPr>
                          <wps:style>
                            <a:lnRef idx="0">
                              <a:schemeClr val="accent1"/>
                            </a:lnRef>
                            <a:fillRef idx="3">
                              <a:schemeClr val="accent1"/>
                            </a:fillRef>
                            <a:effectRef idx="3">
                              <a:schemeClr val="accent1"/>
                            </a:effectRef>
                            <a:fontRef idx="minor">
                              <a:schemeClr val="lt1"/>
                            </a:fontRef>
                          </wps:style>
                          <wps:bodyPr wrap="square" rtlCol="0" anchor="ctr">
                            <a:noAutofit/>
                          </wps:bodyPr>
                        </wps:wsp>
                        <wps:wsp>
                          <wps:cNvPr id="465" name="Freeform 465"/>
                          <wps:cNvSpPr/>
                          <wps:spPr>
                            <a:xfrm>
                              <a:off x="2794214" y="2227395"/>
                              <a:ext cx="805186" cy="556391"/>
                            </a:xfrm>
                            <a:custGeom>
                              <a:avLst/>
                              <a:gdLst>
                                <a:gd name="connsiteX0" fmla="*/ 564273 w 1879938"/>
                                <a:gd name="connsiteY0" fmla="*/ 1176658 h 1299055"/>
                                <a:gd name="connsiteX1" fmla="*/ 833683 w 1879938"/>
                                <a:gd name="connsiteY1" fmla="*/ 1176658 h 1299055"/>
                                <a:gd name="connsiteX2" fmla="*/ 833683 w 1879938"/>
                                <a:gd name="connsiteY2" fmla="*/ 1237526 h 1299055"/>
                                <a:gd name="connsiteX3" fmla="*/ 837071 w 1879938"/>
                                <a:gd name="connsiteY3" fmla="*/ 1237526 h 1299055"/>
                                <a:gd name="connsiteX4" fmla="*/ 833683 w 1879938"/>
                                <a:gd name="connsiteY4" fmla="*/ 1239382 h 1299055"/>
                                <a:gd name="connsiteX5" fmla="*/ 939969 w 1879938"/>
                                <a:gd name="connsiteY5" fmla="*/ 1263498 h 1299055"/>
                                <a:gd name="connsiteX6" fmla="*/ 1046255 w 1879938"/>
                                <a:gd name="connsiteY6" fmla="*/ 1239382 h 1299055"/>
                                <a:gd name="connsiteX7" fmla="*/ 1042867 w 1879938"/>
                                <a:gd name="connsiteY7" fmla="*/ 1237526 h 1299055"/>
                                <a:gd name="connsiteX8" fmla="*/ 1046256 w 1879938"/>
                                <a:gd name="connsiteY8" fmla="*/ 1237526 h 1299055"/>
                                <a:gd name="connsiteX9" fmla="*/ 1046256 w 1879938"/>
                                <a:gd name="connsiteY9" fmla="*/ 1176658 h 1299055"/>
                                <a:gd name="connsiteX10" fmla="*/ 1315665 w 1879938"/>
                                <a:gd name="connsiteY10" fmla="*/ 1176658 h 1299055"/>
                                <a:gd name="connsiteX11" fmla="*/ 1367292 w 1879938"/>
                                <a:gd name="connsiteY11" fmla="*/ 1299055 h 1299055"/>
                                <a:gd name="connsiteX12" fmla="*/ 512646 w 1879938"/>
                                <a:gd name="connsiteY12" fmla="*/ 1299055 h 1299055"/>
                                <a:gd name="connsiteX13" fmla="*/ 206229 w 1879938"/>
                                <a:gd name="connsiteY13" fmla="*/ 134008 h 1299055"/>
                                <a:gd name="connsiteX14" fmla="*/ 1673709 w 1879938"/>
                                <a:gd name="connsiteY14" fmla="*/ 134008 h 1299055"/>
                                <a:gd name="connsiteX15" fmla="*/ 1714371 w 1879938"/>
                                <a:gd name="connsiteY15" fmla="*/ 174670 h 1299055"/>
                                <a:gd name="connsiteX16" fmla="*/ 1714371 w 1879938"/>
                                <a:gd name="connsiteY16" fmla="*/ 875911 h 1299055"/>
                                <a:gd name="connsiteX17" fmla="*/ 1673709 w 1879938"/>
                                <a:gd name="connsiteY17" fmla="*/ 916573 h 1299055"/>
                                <a:gd name="connsiteX18" fmla="*/ 206229 w 1879938"/>
                                <a:gd name="connsiteY18" fmla="*/ 916573 h 1299055"/>
                                <a:gd name="connsiteX19" fmla="*/ 165567 w 1879938"/>
                                <a:gd name="connsiteY19" fmla="*/ 875911 h 1299055"/>
                                <a:gd name="connsiteX20" fmla="*/ 165567 w 1879938"/>
                                <a:gd name="connsiteY20" fmla="*/ 174670 h 1299055"/>
                                <a:gd name="connsiteX21" fmla="*/ 206229 w 1879938"/>
                                <a:gd name="connsiteY21" fmla="*/ 134008 h 1299055"/>
                                <a:gd name="connsiteX22" fmla="*/ 141338 w 1879938"/>
                                <a:gd name="connsiteY22" fmla="*/ 78198 h 1299055"/>
                                <a:gd name="connsiteX23" fmla="*/ 94876 w 1879938"/>
                                <a:gd name="connsiteY23" fmla="*/ 124660 h 1299055"/>
                                <a:gd name="connsiteX24" fmla="*/ 94876 w 1879938"/>
                                <a:gd name="connsiteY24" fmla="*/ 925920 h 1299055"/>
                                <a:gd name="connsiteX25" fmla="*/ 141338 w 1879938"/>
                                <a:gd name="connsiteY25" fmla="*/ 972382 h 1299055"/>
                                <a:gd name="connsiteX26" fmla="*/ 1738601 w 1879938"/>
                                <a:gd name="connsiteY26" fmla="*/ 972382 h 1299055"/>
                                <a:gd name="connsiteX27" fmla="*/ 1785063 w 1879938"/>
                                <a:gd name="connsiteY27" fmla="*/ 925920 h 1299055"/>
                                <a:gd name="connsiteX28" fmla="*/ 1785063 w 1879938"/>
                                <a:gd name="connsiteY28" fmla="*/ 124660 h 1299055"/>
                                <a:gd name="connsiteX29" fmla="*/ 1738601 w 1879938"/>
                                <a:gd name="connsiteY29" fmla="*/ 78198 h 1299055"/>
                                <a:gd name="connsiteX30" fmla="*/ 0 w 1879938"/>
                                <a:gd name="connsiteY30" fmla="*/ 0 h 1299055"/>
                                <a:gd name="connsiteX31" fmla="*/ 1879938 w 1879938"/>
                                <a:gd name="connsiteY31" fmla="*/ 0 h 1299055"/>
                                <a:gd name="connsiteX32" fmla="*/ 1879938 w 1879938"/>
                                <a:gd name="connsiteY32" fmla="*/ 1050581 h 1299055"/>
                                <a:gd name="connsiteX33" fmla="*/ 1018166 w 1879938"/>
                                <a:gd name="connsiteY33" fmla="*/ 1050581 h 1299055"/>
                                <a:gd name="connsiteX34" fmla="*/ 1018166 w 1879938"/>
                                <a:gd name="connsiteY34" fmla="*/ 1212374 h 1299055"/>
                                <a:gd name="connsiteX35" fmla="*/ 1018166 w 1879938"/>
                                <a:gd name="connsiteY35" fmla="*/ 1215965 h 1299055"/>
                                <a:gd name="connsiteX36" fmla="*/ 1014971 w 1879938"/>
                                <a:gd name="connsiteY36" fmla="*/ 1215965 h 1299055"/>
                                <a:gd name="connsiteX37" fmla="*/ 1012021 w 1879938"/>
                                <a:gd name="connsiteY37" fmla="*/ 1219281 h 1299055"/>
                                <a:gd name="connsiteX38" fmla="*/ 939969 w 1879938"/>
                                <a:gd name="connsiteY38" fmla="*/ 1230117 h 1299055"/>
                                <a:gd name="connsiteX39" fmla="*/ 867917 w 1879938"/>
                                <a:gd name="connsiteY39" fmla="*/ 1219281 h 1299055"/>
                                <a:gd name="connsiteX40" fmla="*/ 864967 w 1879938"/>
                                <a:gd name="connsiteY40" fmla="*/ 1215965 h 1299055"/>
                                <a:gd name="connsiteX41" fmla="*/ 861772 w 1879938"/>
                                <a:gd name="connsiteY41" fmla="*/ 1215965 h 1299055"/>
                                <a:gd name="connsiteX42" fmla="*/ 861772 w 1879938"/>
                                <a:gd name="connsiteY42" fmla="*/ 1212374 h 1299055"/>
                                <a:gd name="connsiteX43" fmla="*/ 861772 w 1879938"/>
                                <a:gd name="connsiteY43" fmla="*/ 1050581 h 1299055"/>
                                <a:gd name="connsiteX44" fmla="*/ 0 w 1879938"/>
                                <a:gd name="connsiteY44" fmla="*/ 1050581 h 1299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1879938" h="1299055">
                                  <a:moveTo>
                                    <a:pt x="564273" y="1176658"/>
                                  </a:moveTo>
                                  <a:lnTo>
                                    <a:pt x="833683" y="1176658"/>
                                  </a:lnTo>
                                  <a:lnTo>
                                    <a:pt x="833683" y="1237526"/>
                                  </a:lnTo>
                                  <a:lnTo>
                                    <a:pt x="837071" y="1237526"/>
                                  </a:lnTo>
                                  <a:lnTo>
                                    <a:pt x="833683" y="1239382"/>
                                  </a:lnTo>
                                  <a:cubicBezTo>
                                    <a:pt x="833683" y="1252701"/>
                                    <a:pt x="881269" y="1263498"/>
                                    <a:pt x="939969" y="1263498"/>
                                  </a:cubicBezTo>
                                  <a:cubicBezTo>
                                    <a:pt x="998669" y="1263498"/>
                                    <a:pt x="1046255" y="1252701"/>
                                    <a:pt x="1046255" y="1239382"/>
                                  </a:cubicBezTo>
                                  <a:lnTo>
                                    <a:pt x="1042867" y="1237526"/>
                                  </a:lnTo>
                                  <a:lnTo>
                                    <a:pt x="1046256" y="1237526"/>
                                  </a:lnTo>
                                  <a:lnTo>
                                    <a:pt x="1046256" y="1176658"/>
                                  </a:lnTo>
                                  <a:lnTo>
                                    <a:pt x="1315665" y="1176658"/>
                                  </a:lnTo>
                                  <a:lnTo>
                                    <a:pt x="1367292" y="1299055"/>
                                  </a:lnTo>
                                  <a:lnTo>
                                    <a:pt x="512646" y="1299055"/>
                                  </a:lnTo>
                                  <a:close/>
                                  <a:moveTo>
                                    <a:pt x="206229" y="134008"/>
                                  </a:moveTo>
                                  <a:lnTo>
                                    <a:pt x="1673709" y="134008"/>
                                  </a:lnTo>
                                  <a:cubicBezTo>
                                    <a:pt x="1696166" y="134008"/>
                                    <a:pt x="1714371" y="152213"/>
                                    <a:pt x="1714371" y="174670"/>
                                  </a:cubicBezTo>
                                  <a:lnTo>
                                    <a:pt x="1714371" y="875911"/>
                                  </a:lnTo>
                                  <a:cubicBezTo>
                                    <a:pt x="1714371" y="898368"/>
                                    <a:pt x="1696166" y="916573"/>
                                    <a:pt x="1673709" y="916573"/>
                                  </a:cubicBezTo>
                                  <a:lnTo>
                                    <a:pt x="206229" y="916573"/>
                                  </a:lnTo>
                                  <a:cubicBezTo>
                                    <a:pt x="183772" y="916573"/>
                                    <a:pt x="165567" y="898368"/>
                                    <a:pt x="165567" y="875911"/>
                                  </a:cubicBezTo>
                                  <a:lnTo>
                                    <a:pt x="165567" y="174670"/>
                                  </a:lnTo>
                                  <a:cubicBezTo>
                                    <a:pt x="165567" y="152213"/>
                                    <a:pt x="183772" y="134008"/>
                                    <a:pt x="206229" y="134008"/>
                                  </a:cubicBezTo>
                                  <a:close/>
                                  <a:moveTo>
                                    <a:pt x="141338" y="78198"/>
                                  </a:moveTo>
                                  <a:cubicBezTo>
                                    <a:pt x="115678" y="78198"/>
                                    <a:pt x="94876" y="99000"/>
                                    <a:pt x="94876" y="124660"/>
                                  </a:cubicBezTo>
                                  <a:lnTo>
                                    <a:pt x="94876" y="925920"/>
                                  </a:lnTo>
                                  <a:cubicBezTo>
                                    <a:pt x="94876" y="951580"/>
                                    <a:pt x="115678" y="972382"/>
                                    <a:pt x="141338" y="972382"/>
                                  </a:cubicBezTo>
                                  <a:lnTo>
                                    <a:pt x="1738601" y="972382"/>
                                  </a:lnTo>
                                  <a:cubicBezTo>
                                    <a:pt x="1764261" y="972382"/>
                                    <a:pt x="1785063" y="951580"/>
                                    <a:pt x="1785063" y="925920"/>
                                  </a:cubicBezTo>
                                  <a:lnTo>
                                    <a:pt x="1785063" y="124660"/>
                                  </a:lnTo>
                                  <a:cubicBezTo>
                                    <a:pt x="1785063" y="99000"/>
                                    <a:pt x="1764261" y="78198"/>
                                    <a:pt x="1738601" y="78198"/>
                                  </a:cubicBezTo>
                                  <a:close/>
                                  <a:moveTo>
                                    <a:pt x="0" y="0"/>
                                  </a:moveTo>
                                  <a:lnTo>
                                    <a:pt x="1879938" y="0"/>
                                  </a:lnTo>
                                  <a:lnTo>
                                    <a:pt x="1879938" y="1050581"/>
                                  </a:lnTo>
                                  <a:lnTo>
                                    <a:pt x="1018166" y="1050581"/>
                                  </a:lnTo>
                                  <a:lnTo>
                                    <a:pt x="1018166" y="1212374"/>
                                  </a:lnTo>
                                  <a:lnTo>
                                    <a:pt x="1018166" y="1215965"/>
                                  </a:lnTo>
                                  <a:lnTo>
                                    <a:pt x="1014971" y="1215965"/>
                                  </a:lnTo>
                                  <a:lnTo>
                                    <a:pt x="1012021" y="1219281"/>
                                  </a:lnTo>
                                  <a:cubicBezTo>
                                    <a:pt x="1000150" y="1225649"/>
                                    <a:pt x="972359" y="1230117"/>
                                    <a:pt x="939969" y="1230117"/>
                                  </a:cubicBezTo>
                                  <a:cubicBezTo>
                                    <a:pt x="907579" y="1230117"/>
                                    <a:pt x="879788" y="1225649"/>
                                    <a:pt x="867917" y="1219281"/>
                                  </a:cubicBezTo>
                                  <a:lnTo>
                                    <a:pt x="864967" y="1215965"/>
                                  </a:lnTo>
                                  <a:lnTo>
                                    <a:pt x="861772" y="1215965"/>
                                  </a:lnTo>
                                  <a:lnTo>
                                    <a:pt x="861772" y="1212374"/>
                                  </a:lnTo>
                                  <a:lnTo>
                                    <a:pt x="861772" y="1050581"/>
                                  </a:lnTo>
                                  <a:lnTo>
                                    <a:pt x="0" y="1050581"/>
                                  </a:lnTo>
                                  <a:close/>
                                </a:path>
                              </a:pathLst>
                            </a:custGeom>
                            <a:solidFill>
                              <a:srgbClr val="FFC000"/>
                            </a:solidFill>
                            <a:ln/>
                            <a:effectLst/>
                          </wps:spPr>
                          <wps:style>
                            <a:lnRef idx="0">
                              <a:schemeClr val="accent1"/>
                            </a:lnRef>
                            <a:fillRef idx="3">
                              <a:schemeClr val="accent1"/>
                            </a:fillRef>
                            <a:effectRef idx="3">
                              <a:schemeClr val="accent1"/>
                            </a:effectRef>
                            <a:fontRef idx="minor">
                              <a:schemeClr val="lt1"/>
                            </a:fontRef>
                          </wps:style>
                          <wps:bodyPr wrap="square" rtlCol="0" anchor="ctr">
                            <a:noAutofit/>
                          </wps:bodyPr>
                        </wps:wsp>
                        <wps:wsp>
                          <wps:cNvPr id="466" name="Freeform 466"/>
                          <wps:cNvSpPr/>
                          <wps:spPr>
                            <a:xfrm>
                              <a:off x="3734653" y="2227397"/>
                              <a:ext cx="805186" cy="556391"/>
                            </a:xfrm>
                            <a:custGeom>
                              <a:avLst/>
                              <a:gdLst>
                                <a:gd name="connsiteX0" fmla="*/ 564273 w 1879938"/>
                                <a:gd name="connsiteY0" fmla="*/ 1176658 h 1299055"/>
                                <a:gd name="connsiteX1" fmla="*/ 833683 w 1879938"/>
                                <a:gd name="connsiteY1" fmla="*/ 1176658 h 1299055"/>
                                <a:gd name="connsiteX2" fmla="*/ 833683 w 1879938"/>
                                <a:gd name="connsiteY2" fmla="*/ 1237526 h 1299055"/>
                                <a:gd name="connsiteX3" fmla="*/ 837071 w 1879938"/>
                                <a:gd name="connsiteY3" fmla="*/ 1237526 h 1299055"/>
                                <a:gd name="connsiteX4" fmla="*/ 833683 w 1879938"/>
                                <a:gd name="connsiteY4" fmla="*/ 1239382 h 1299055"/>
                                <a:gd name="connsiteX5" fmla="*/ 939969 w 1879938"/>
                                <a:gd name="connsiteY5" fmla="*/ 1263498 h 1299055"/>
                                <a:gd name="connsiteX6" fmla="*/ 1046255 w 1879938"/>
                                <a:gd name="connsiteY6" fmla="*/ 1239382 h 1299055"/>
                                <a:gd name="connsiteX7" fmla="*/ 1042867 w 1879938"/>
                                <a:gd name="connsiteY7" fmla="*/ 1237526 h 1299055"/>
                                <a:gd name="connsiteX8" fmla="*/ 1046256 w 1879938"/>
                                <a:gd name="connsiteY8" fmla="*/ 1237526 h 1299055"/>
                                <a:gd name="connsiteX9" fmla="*/ 1046256 w 1879938"/>
                                <a:gd name="connsiteY9" fmla="*/ 1176658 h 1299055"/>
                                <a:gd name="connsiteX10" fmla="*/ 1315665 w 1879938"/>
                                <a:gd name="connsiteY10" fmla="*/ 1176658 h 1299055"/>
                                <a:gd name="connsiteX11" fmla="*/ 1367292 w 1879938"/>
                                <a:gd name="connsiteY11" fmla="*/ 1299055 h 1299055"/>
                                <a:gd name="connsiteX12" fmla="*/ 512646 w 1879938"/>
                                <a:gd name="connsiteY12" fmla="*/ 1299055 h 1299055"/>
                                <a:gd name="connsiteX13" fmla="*/ 206229 w 1879938"/>
                                <a:gd name="connsiteY13" fmla="*/ 134008 h 1299055"/>
                                <a:gd name="connsiteX14" fmla="*/ 1673709 w 1879938"/>
                                <a:gd name="connsiteY14" fmla="*/ 134008 h 1299055"/>
                                <a:gd name="connsiteX15" fmla="*/ 1714371 w 1879938"/>
                                <a:gd name="connsiteY15" fmla="*/ 174670 h 1299055"/>
                                <a:gd name="connsiteX16" fmla="*/ 1714371 w 1879938"/>
                                <a:gd name="connsiteY16" fmla="*/ 875911 h 1299055"/>
                                <a:gd name="connsiteX17" fmla="*/ 1673709 w 1879938"/>
                                <a:gd name="connsiteY17" fmla="*/ 916573 h 1299055"/>
                                <a:gd name="connsiteX18" fmla="*/ 206229 w 1879938"/>
                                <a:gd name="connsiteY18" fmla="*/ 916573 h 1299055"/>
                                <a:gd name="connsiteX19" fmla="*/ 165567 w 1879938"/>
                                <a:gd name="connsiteY19" fmla="*/ 875911 h 1299055"/>
                                <a:gd name="connsiteX20" fmla="*/ 165567 w 1879938"/>
                                <a:gd name="connsiteY20" fmla="*/ 174670 h 1299055"/>
                                <a:gd name="connsiteX21" fmla="*/ 206229 w 1879938"/>
                                <a:gd name="connsiteY21" fmla="*/ 134008 h 1299055"/>
                                <a:gd name="connsiteX22" fmla="*/ 141338 w 1879938"/>
                                <a:gd name="connsiteY22" fmla="*/ 78198 h 1299055"/>
                                <a:gd name="connsiteX23" fmla="*/ 94876 w 1879938"/>
                                <a:gd name="connsiteY23" fmla="*/ 124660 h 1299055"/>
                                <a:gd name="connsiteX24" fmla="*/ 94876 w 1879938"/>
                                <a:gd name="connsiteY24" fmla="*/ 925920 h 1299055"/>
                                <a:gd name="connsiteX25" fmla="*/ 141338 w 1879938"/>
                                <a:gd name="connsiteY25" fmla="*/ 972382 h 1299055"/>
                                <a:gd name="connsiteX26" fmla="*/ 1738601 w 1879938"/>
                                <a:gd name="connsiteY26" fmla="*/ 972382 h 1299055"/>
                                <a:gd name="connsiteX27" fmla="*/ 1785063 w 1879938"/>
                                <a:gd name="connsiteY27" fmla="*/ 925920 h 1299055"/>
                                <a:gd name="connsiteX28" fmla="*/ 1785063 w 1879938"/>
                                <a:gd name="connsiteY28" fmla="*/ 124660 h 1299055"/>
                                <a:gd name="connsiteX29" fmla="*/ 1738601 w 1879938"/>
                                <a:gd name="connsiteY29" fmla="*/ 78198 h 1299055"/>
                                <a:gd name="connsiteX30" fmla="*/ 0 w 1879938"/>
                                <a:gd name="connsiteY30" fmla="*/ 0 h 1299055"/>
                                <a:gd name="connsiteX31" fmla="*/ 1879938 w 1879938"/>
                                <a:gd name="connsiteY31" fmla="*/ 0 h 1299055"/>
                                <a:gd name="connsiteX32" fmla="*/ 1879938 w 1879938"/>
                                <a:gd name="connsiteY32" fmla="*/ 1050581 h 1299055"/>
                                <a:gd name="connsiteX33" fmla="*/ 1018166 w 1879938"/>
                                <a:gd name="connsiteY33" fmla="*/ 1050581 h 1299055"/>
                                <a:gd name="connsiteX34" fmla="*/ 1018166 w 1879938"/>
                                <a:gd name="connsiteY34" fmla="*/ 1212374 h 1299055"/>
                                <a:gd name="connsiteX35" fmla="*/ 1018166 w 1879938"/>
                                <a:gd name="connsiteY35" fmla="*/ 1215965 h 1299055"/>
                                <a:gd name="connsiteX36" fmla="*/ 1014971 w 1879938"/>
                                <a:gd name="connsiteY36" fmla="*/ 1215965 h 1299055"/>
                                <a:gd name="connsiteX37" fmla="*/ 1012021 w 1879938"/>
                                <a:gd name="connsiteY37" fmla="*/ 1219281 h 1299055"/>
                                <a:gd name="connsiteX38" fmla="*/ 939969 w 1879938"/>
                                <a:gd name="connsiteY38" fmla="*/ 1230117 h 1299055"/>
                                <a:gd name="connsiteX39" fmla="*/ 867917 w 1879938"/>
                                <a:gd name="connsiteY39" fmla="*/ 1219281 h 1299055"/>
                                <a:gd name="connsiteX40" fmla="*/ 864967 w 1879938"/>
                                <a:gd name="connsiteY40" fmla="*/ 1215965 h 1299055"/>
                                <a:gd name="connsiteX41" fmla="*/ 861772 w 1879938"/>
                                <a:gd name="connsiteY41" fmla="*/ 1215965 h 1299055"/>
                                <a:gd name="connsiteX42" fmla="*/ 861772 w 1879938"/>
                                <a:gd name="connsiteY42" fmla="*/ 1212374 h 1299055"/>
                                <a:gd name="connsiteX43" fmla="*/ 861772 w 1879938"/>
                                <a:gd name="connsiteY43" fmla="*/ 1050581 h 1299055"/>
                                <a:gd name="connsiteX44" fmla="*/ 0 w 1879938"/>
                                <a:gd name="connsiteY44" fmla="*/ 1050581 h 1299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1879938" h="1299055">
                                  <a:moveTo>
                                    <a:pt x="564273" y="1176658"/>
                                  </a:moveTo>
                                  <a:lnTo>
                                    <a:pt x="833683" y="1176658"/>
                                  </a:lnTo>
                                  <a:lnTo>
                                    <a:pt x="833683" y="1237526"/>
                                  </a:lnTo>
                                  <a:lnTo>
                                    <a:pt x="837071" y="1237526"/>
                                  </a:lnTo>
                                  <a:lnTo>
                                    <a:pt x="833683" y="1239382"/>
                                  </a:lnTo>
                                  <a:cubicBezTo>
                                    <a:pt x="833683" y="1252701"/>
                                    <a:pt x="881269" y="1263498"/>
                                    <a:pt x="939969" y="1263498"/>
                                  </a:cubicBezTo>
                                  <a:cubicBezTo>
                                    <a:pt x="998669" y="1263498"/>
                                    <a:pt x="1046255" y="1252701"/>
                                    <a:pt x="1046255" y="1239382"/>
                                  </a:cubicBezTo>
                                  <a:lnTo>
                                    <a:pt x="1042867" y="1237526"/>
                                  </a:lnTo>
                                  <a:lnTo>
                                    <a:pt x="1046256" y="1237526"/>
                                  </a:lnTo>
                                  <a:lnTo>
                                    <a:pt x="1046256" y="1176658"/>
                                  </a:lnTo>
                                  <a:lnTo>
                                    <a:pt x="1315665" y="1176658"/>
                                  </a:lnTo>
                                  <a:lnTo>
                                    <a:pt x="1367292" y="1299055"/>
                                  </a:lnTo>
                                  <a:lnTo>
                                    <a:pt x="512646" y="1299055"/>
                                  </a:lnTo>
                                  <a:close/>
                                  <a:moveTo>
                                    <a:pt x="206229" y="134008"/>
                                  </a:moveTo>
                                  <a:lnTo>
                                    <a:pt x="1673709" y="134008"/>
                                  </a:lnTo>
                                  <a:cubicBezTo>
                                    <a:pt x="1696166" y="134008"/>
                                    <a:pt x="1714371" y="152213"/>
                                    <a:pt x="1714371" y="174670"/>
                                  </a:cubicBezTo>
                                  <a:lnTo>
                                    <a:pt x="1714371" y="875911"/>
                                  </a:lnTo>
                                  <a:cubicBezTo>
                                    <a:pt x="1714371" y="898368"/>
                                    <a:pt x="1696166" y="916573"/>
                                    <a:pt x="1673709" y="916573"/>
                                  </a:cubicBezTo>
                                  <a:lnTo>
                                    <a:pt x="206229" y="916573"/>
                                  </a:lnTo>
                                  <a:cubicBezTo>
                                    <a:pt x="183772" y="916573"/>
                                    <a:pt x="165567" y="898368"/>
                                    <a:pt x="165567" y="875911"/>
                                  </a:cubicBezTo>
                                  <a:lnTo>
                                    <a:pt x="165567" y="174670"/>
                                  </a:lnTo>
                                  <a:cubicBezTo>
                                    <a:pt x="165567" y="152213"/>
                                    <a:pt x="183772" y="134008"/>
                                    <a:pt x="206229" y="134008"/>
                                  </a:cubicBezTo>
                                  <a:close/>
                                  <a:moveTo>
                                    <a:pt x="141338" y="78198"/>
                                  </a:moveTo>
                                  <a:cubicBezTo>
                                    <a:pt x="115678" y="78198"/>
                                    <a:pt x="94876" y="99000"/>
                                    <a:pt x="94876" y="124660"/>
                                  </a:cubicBezTo>
                                  <a:lnTo>
                                    <a:pt x="94876" y="925920"/>
                                  </a:lnTo>
                                  <a:cubicBezTo>
                                    <a:pt x="94876" y="951580"/>
                                    <a:pt x="115678" y="972382"/>
                                    <a:pt x="141338" y="972382"/>
                                  </a:cubicBezTo>
                                  <a:lnTo>
                                    <a:pt x="1738601" y="972382"/>
                                  </a:lnTo>
                                  <a:cubicBezTo>
                                    <a:pt x="1764261" y="972382"/>
                                    <a:pt x="1785063" y="951580"/>
                                    <a:pt x="1785063" y="925920"/>
                                  </a:cubicBezTo>
                                  <a:lnTo>
                                    <a:pt x="1785063" y="124660"/>
                                  </a:lnTo>
                                  <a:cubicBezTo>
                                    <a:pt x="1785063" y="99000"/>
                                    <a:pt x="1764261" y="78198"/>
                                    <a:pt x="1738601" y="78198"/>
                                  </a:cubicBezTo>
                                  <a:close/>
                                  <a:moveTo>
                                    <a:pt x="0" y="0"/>
                                  </a:moveTo>
                                  <a:lnTo>
                                    <a:pt x="1879938" y="0"/>
                                  </a:lnTo>
                                  <a:lnTo>
                                    <a:pt x="1879938" y="1050581"/>
                                  </a:lnTo>
                                  <a:lnTo>
                                    <a:pt x="1018166" y="1050581"/>
                                  </a:lnTo>
                                  <a:lnTo>
                                    <a:pt x="1018166" y="1212374"/>
                                  </a:lnTo>
                                  <a:lnTo>
                                    <a:pt x="1018166" y="1215965"/>
                                  </a:lnTo>
                                  <a:lnTo>
                                    <a:pt x="1014971" y="1215965"/>
                                  </a:lnTo>
                                  <a:lnTo>
                                    <a:pt x="1012021" y="1219281"/>
                                  </a:lnTo>
                                  <a:cubicBezTo>
                                    <a:pt x="1000150" y="1225649"/>
                                    <a:pt x="972359" y="1230117"/>
                                    <a:pt x="939969" y="1230117"/>
                                  </a:cubicBezTo>
                                  <a:cubicBezTo>
                                    <a:pt x="907579" y="1230117"/>
                                    <a:pt x="879788" y="1225649"/>
                                    <a:pt x="867917" y="1219281"/>
                                  </a:cubicBezTo>
                                  <a:lnTo>
                                    <a:pt x="864967" y="1215965"/>
                                  </a:lnTo>
                                  <a:lnTo>
                                    <a:pt x="861772" y="1215965"/>
                                  </a:lnTo>
                                  <a:lnTo>
                                    <a:pt x="861772" y="1212374"/>
                                  </a:lnTo>
                                  <a:lnTo>
                                    <a:pt x="861772" y="1050581"/>
                                  </a:lnTo>
                                  <a:lnTo>
                                    <a:pt x="0" y="1050581"/>
                                  </a:lnTo>
                                  <a:close/>
                                </a:path>
                              </a:pathLst>
                            </a:custGeom>
                            <a:solidFill>
                              <a:srgbClr val="FFC000"/>
                            </a:solidFill>
                            <a:ln/>
                            <a:effectLst/>
                          </wps:spPr>
                          <wps:style>
                            <a:lnRef idx="0">
                              <a:schemeClr val="accent1"/>
                            </a:lnRef>
                            <a:fillRef idx="3">
                              <a:schemeClr val="accent1"/>
                            </a:fillRef>
                            <a:effectRef idx="3">
                              <a:schemeClr val="accent1"/>
                            </a:effectRef>
                            <a:fontRef idx="minor">
                              <a:schemeClr val="lt1"/>
                            </a:fontRef>
                          </wps:style>
                          <wps:bodyPr wrap="square" rtlCol="0" anchor="ctr">
                            <a:noAutofit/>
                          </wps:bodyPr>
                        </wps:wsp>
                        <wps:wsp>
                          <wps:cNvPr id="467" name="Freeform 467"/>
                          <wps:cNvSpPr/>
                          <wps:spPr>
                            <a:xfrm>
                              <a:off x="4684577" y="2226737"/>
                              <a:ext cx="805186" cy="556391"/>
                            </a:xfrm>
                            <a:custGeom>
                              <a:avLst/>
                              <a:gdLst>
                                <a:gd name="connsiteX0" fmla="*/ 564273 w 1879938"/>
                                <a:gd name="connsiteY0" fmla="*/ 1176658 h 1299055"/>
                                <a:gd name="connsiteX1" fmla="*/ 833683 w 1879938"/>
                                <a:gd name="connsiteY1" fmla="*/ 1176658 h 1299055"/>
                                <a:gd name="connsiteX2" fmla="*/ 833683 w 1879938"/>
                                <a:gd name="connsiteY2" fmla="*/ 1237526 h 1299055"/>
                                <a:gd name="connsiteX3" fmla="*/ 837071 w 1879938"/>
                                <a:gd name="connsiteY3" fmla="*/ 1237526 h 1299055"/>
                                <a:gd name="connsiteX4" fmla="*/ 833683 w 1879938"/>
                                <a:gd name="connsiteY4" fmla="*/ 1239382 h 1299055"/>
                                <a:gd name="connsiteX5" fmla="*/ 939969 w 1879938"/>
                                <a:gd name="connsiteY5" fmla="*/ 1263498 h 1299055"/>
                                <a:gd name="connsiteX6" fmla="*/ 1046255 w 1879938"/>
                                <a:gd name="connsiteY6" fmla="*/ 1239382 h 1299055"/>
                                <a:gd name="connsiteX7" fmla="*/ 1042867 w 1879938"/>
                                <a:gd name="connsiteY7" fmla="*/ 1237526 h 1299055"/>
                                <a:gd name="connsiteX8" fmla="*/ 1046256 w 1879938"/>
                                <a:gd name="connsiteY8" fmla="*/ 1237526 h 1299055"/>
                                <a:gd name="connsiteX9" fmla="*/ 1046256 w 1879938"/>
                                <a:gd name="connsiteY9" fmla="*/ 1176658 h 1299055"/>
                                <a:gd name="connsiteX10" fmla="*/ 1315665 w 1879938"/>
                                <a:gd name="connsiteY10" fmla="*/ 1176658 h 1299055"/>
                                <a:gd name="connsiteX11" fmla="*/ 1367292 w 1879938"/>
                                <a:gd name="connsiteY11" fmla="*/ 1299055 h 1299055"/>
                                <a:gd name="connsiteX12" fmla="*/ 512646 w 1879938"/>
                                <a:gd name="connsiteY12" fmla="*/ 1299055 h 1299055"/>
                                <a:gd name="connsiteX13" fmla="*/ 206229 w 1879938"/>
                                <a:gd name="connsiteY13" fmla="*/ 134008 h 1299055"/>
                                <a:gd name="connsiteX14" fmla="*/ 1673709 w 1879938"/>
                                <a:gd name="connsiteY14" fmla="*/ 134008 h 1299055"/>
                                <a:gd name="connsiteX15" fmla="*/ 1714371 w 1879938"/>
                                <a:gd name="connsiteY15" fmla="*/ 174670 h 1299055"/>
                                <a:gd name="connsiteX16" fmla="*/ 1714371 w 1879938"/>
                                <a:gd name="connsiteY16" fmla="*/ 875911 h 1299055"/>
                                <a:gd name="connsiteX17" fmla="*/ 1673709 w 1879938"/>
                                <a:gd name="connsiteY17" fmla="*/ 916573 h 1299055"/>
                                <a:gd name="connsiteX18" fmla="*/ 206229 w 1879938"/>
                                <a:gd name="connsiteY18" fmla="*/ 916573 h 1299055"/>
                                <a:gd name="connsiteX19" fmla="*/ 165567 w 1879938"/>
                                <a:gd name="connsiteY19" fmla="*/ 875911 h 1299055"/>
                                <a:gd name="connsiteX20" fmla="*/ 165567 w 1879938"/>
                                <a:gd name="connsiteY20" fmla="*/ 174670 h 1299055"/>
                                <a:gd name="connsiteX21" fmla="*/ 206229 w 1879938"/>
                                <a:gd name="connsiteY21" fmla="*/ 134008 h 1299055"/>
                                <a:gd name="connsiteX22" fmla="*/ 141338 w 1879938"/>
                                <a:gd name="connsiteY22" fmla="*/ 78198 h 1299055"/>
                                <a:gd name="connsiteX23" fmla="*/ 94876 w 1879938"/>
                                <a:gd name="connsiteY23" fmla="*/ 124660 h 1299055"/>
                                <a:gd name="connsiteX24" fmla="*/ 94876 w 1879938"/>
                                <a:gd name="connsiteY24" fmla="*/ 925920 h 1299055"/>
                                <a:gd name="connsiteX25" fmla="*/ 141338 w 1879938"/>
                                <a:gd name="connsiteY25" fmla="*/ 972382 h 1299055"/>
                                <a:gd name="connsiteX26" fmla="*/ 1738601 w 1879938"/>
                                <a:gd name="connsiteY26" fmla="*/ 972382 h 1299055"/>
                                <a:gd name="connsiteX27" fmla="*/ 1785063 w 1879938"/>
                                <a:gd name="connsiteY27" fmla="*/ 925920 h 1299055"/>
                                <a:gd name="connsiteX28" fmla="*/ 1785063 w 1879938"/>
                                <a:gd name="connsiteY28" fmla="*/ 124660 h 1299055"/>
                                <a:gd name="connsiteX29" fmla="*/ 1738601 w 1879938"/>
                                <a:gd name="connsiteY29" fmla="*/ 78198 h 1299055"/>
                                <a:gd name="connsiteX30" fmla="*/ 0 w 1879938"/>
                                <a:gd name="connsiteY30" fmla="*/ 0 h 1299055"/>
                                <a:gd name="connsiteX31" fmla="*/ 1879938 w 1879938"/>
                                <a:gd name="connsiteY31" fmla="*/ 0 h 1299055"/>
                                <a:gd name="connsiteX32" fmla="*/ 1879938 w 1879938"/>
                                <a:gd name="connsiteY32" fmla="*/ 1050581 h 1299055"/>
                                <a:gd name="connsiteX33" fmla="*/ 1018166 w 1879938"/>
                                <a:gd name="connsiteY33" fmla="*/ 1050581 h 1299055"/>
                                <a:gd name="connsiteX34" fmla="*/ 1018166 w 1879938"/>
                                <a:gd name="connsiteY34" fmla="*/ 1212374 h 1299055"/>
                                <a:gd name="connsiteX35" fmla="*/ 1018166 w 1879938"/>
                                <a:gd name="connsiteY35" fmla="*/ 1215965 h 1299055"/>
                                <a:gd name="connsiteX36" fmla="*/ 1014971 w 1879938"/>
                                <a:gd name="connsiteY36" fmla="*/ 1215965 h 1299055"/>
                                <a:gd name="connsiteX37" fmla="*/ 1012021 w 1879938"/>
                                <a:gd name="connsiteY37" fmla="*/ 1219281 h 1299055"/>
                                <a:gd name="connsiteX38" fmla="*/ 939969 w 1879938"/>
                                <a:gd name="connsiteY38" fmla="*/ 1230117 h 1299055"/>
                                <a:gd name="connsiteX39" fmla="*/ 867917 w 1879938"/>
                                <a:gd name="connsiteY39" fmla="*/ 1219281 h 1299055"/>
                                <a:gd name="connsiteX40" fmla="*/ 864967 w 1879938"/>
                                <a:gd name="connsiteY40" fmla="*/ 1215965 h 1299055"/>
                                <a:gd name="connsiteX41" fmla="*/ 861772 w 1879938"/>
                                <a:gd name="connsiteY41" fmla="*/ 1215965 h 1299055"/>
                                <a:gd name="connsiteX42" fmla="*/ 861772 w 1879938"/>
                                <a:gd name="connsiteY42" fmla="*/ 1212374 h 1299055"/>
                                <a:gd name="connsiteX43" fmla="*/ 861772 w 1879938"/>
                                <a:gd name="connsiteY43" fmla="*/ 1050581 h 1299055"/>
                                <a:gd name="connsiteX44" fmla="*/ 0 w 1879938"/>
                                <a:gd name="connsiteY44" fmla="*/ 1050581 h 1299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1879938" h="1299055">
                                  <a:moveTo>
                                    <a:pt x="564273" y="1176658"/>
                                  </a:moveTo>
                                  <a:lnTo>
                                    <a:pt x="833683" y="1176658"/>
                                  </a:lnTo>
                                  <a:lnTo>
                                    <a:pt x="833683" y="1237526"/>
                                  </a:lnTo>
                                  <a:lnTo>
                                    <a:pt x="837071" y="1237526"/>
                                  </a:lnTo>
                                  <a:lnTo>
                                    <a:pt x="833683" y="1239382"/>
                                  </a:lnTo>
                                  <a:cubicBezTo>
                                    <a:pt x="833683" y="1252701"/>
                                    <a:pt x="881269" y="1263498"/>
                                    <a:pt x="939969" y="1263498"/>
                                  </a:cubicBezTo>
                                  <a:cubicBezTo>
                                    <a:pt x="998669" y="1263498"/>
                                    <a:pt x="1046255" y="1252701"/>
                                    <a:pt x="1046255" y="1239382"/>
                                  </a:cubicBezTo>
                                  <a:lnTo>
                                    <a:pt x="1042867" y="1237526"/>
                                  </a:lnTo>
                                  <a:lnTo>
                                    <a:pt x="1046256" y="1237526"/>
                                  </a:lnTo>
                                  <a:lnTo>
                                    <a:pt x="1046256" y="1176658"/>
                                  </a:lnTo>
                                  <a:lnTo>
                                    <a:pt x="1315665" y="1176658"/>
                                  </a:lnTo>
                                  <a:lnTo>
                                    <a:pt x="1367292" y="1299055"/>
                                  </a:lnTo>
                                  <a:lnTo>
                                    <a:pt x="512646" y="1299055"/>
                                  </a:lnTo>
                                  <a:close/>
                                  <a:moveTo>
                                    <a:pt x="206229" y="134008"/>
                                  </a:moveTo>
                                  <a:lnTo>
                                    <a:pt x="1673709" y="134008"/>
                                  </a:lnTo>
                                  <a:cubicBezTo>
                                    <a:pt x="1696166" y="134008"/>
                                    <a:pt x="1714371" y="152213"/>
                                    <a:pt x="1714371" y="174670"/>
                                  </a:cubicBezTo>
                                  <a:lnTo>
                                    <a:pt x="1714371" y="875911"/>
                                  </a:lnTo>
                                  <a:cubicBezTo>
                                    <a:pt x="1714371" y="898368"/>
                                    <a:pt x="1696166" y="916573"/>
                                    <a:pt x="1673709" y="916573"/>
                                  </a:cubicBezTo>
                                  <a:lnTo>
                                    <a:pt x="206229" y="916573"/>
                                  </a:lnTo>
                                  <a:cubicBezTo>
                                    <a:pt x="183772" y="916573"/>
                                    <a:pt x="165567" y="898368"/>
                                    <a:pt x="165567" y="875911"/>
                                  </a:cubicBezTo>
                                  <a:lnTo>
                                    <a:pt x="165567" y="174670"/>
                                  </a:lnTo>
                                  <a:cubicBezTo>
                                    <a:pt x="165567" y="152213"/>
                                    <a:pt x="183772" y="134008"/>
                                    <a:pt x="206229" y="134008"/>
                                  </a:cubicBezTo>
                                  <a:close/>
                                  <a:moveTo>
                                    <a:pt x="141338" y="78198"/>
                                  </a:moveTo>
                                  <a:cubicBezTo>
                                    <a:pt x="115678" y="78198"/>
                                    <a:pt x="94876" y="99000"/>
                                    <a:pt x="94876" y="124660"/>
                                  </a:cubicBezTo>
                                  <a:lnTo>
                                    <a:pt x="94876" y="925920"/>
                                  </a:lnTo>
                                  <a:cubicBezTo>
                                    <a:pt x="94876" y="951580"/>
                                    <a:pt x="115678" y="972382"/>
                                    <a:pt x="141338" y="972382"/>
                                  </a:cubicBezTo>
                                  <a:lnTo>
                                    <a:pt x="1738601" y="972382"/>
                                  </a:lnTo>
                                  <a:cubicBezTo>
                                    <a:pt x="1764261" y="972382"/>
                                    <a:pt x="1785063" y="951580"/>
                                    <a:pt x="1785063" y="925920"/>
                                  </a:cubicBezTo>
                                  <a:lnTo>
                                    <a:pt x="1785063" y="124660"/>
                                  </a:lnTo>
                                  <a:cubicBezTo>
                                    <a:pt x="1785063" y="99000"/>
                                    <a:pt x="1764261" y="78198"/>
                                    <a:pt x="1738601" y="78198"/>
                                  </a:cubicBezTo>
                                  <a:close/>
                                  <a:moveTo>
                                    <a:pt x="0" y="0"/>
                                  </a:moveTo>
                                  <a:lnTo>
                                    <a:pt x="1879938" y="0"/>
                                  </a:lnTo>
                                  <a:lnTo>
                                    <a:pt x="1879938" y="1050581"/>
                                  </a:lnTo>
                                  <a:lnTo>
                                    <a:pt x="1018166" y="1050581"/>
                                  </a:lnTo>
                                  <a:lnTo>
                                    <a:pt x="1018166" y="1212374"/>
                                  </a:lnTo>
                                  <a:lnTo>
                                    <a:pt x="1018166" y="1215965"/>
                                  </a:lnTo>
                                  <a:lnTo>
                                    <a:pt x="1014971" y="1215965"/>
                                  </a:lnTo>
                                  <a:lnTo>
                                    <a:pt x="1012021" y="1219281"/>
                                  </a:lnTo>
                                  <a:cubicBezTo>
                                    <a:pt x="1000150" y="1225649"/>
                                    <a:pt x="972359" y="1230117"/>
                                    <a:pt x="939969" y="1230117"/>
                                  </a:cubicBezTo>
                                  <a:cubicBezTo>
                                    <a:pt x="907579" y="1230117"/>
                                    <a:pt x="879788" y="1225649"/>
                                    <a:pt x="867917" y="1219281"/>
                                  </a:cubicBezTo>
                                  <a:lnTo>
                                    <a:pt x="864967" y="1215965"/>
                                  </a:lnTo>
                                  <a:lnTo>
                                    <a:pt x="861772" y="1215965"/>
                                  </a:lnTo>
                                  <a:lnTo>
                                    <a:pt x="861772" y="1212374"/>
                                  </a:lnTo>
                                  <a:lnTo>
                                    <a:pt x="861772" y="1050581"/>
                                  </a:lnTo>
                                  <a:lnTo>
                                    <a:pt x="0" y="1050581"/>
                                  </a:lnTo>
                                  <a:close/>
                                </a:path>
                              </a:pathLst>
                            </a:custGeom>
                            <a:solidFill>
                              <a:srgbClr val="FFC000"/>
                            </a:solidFill>
                            <a:ln/>
                            <a:effectLst/>
                          </wps:spPr>
                          <wps:style>
                            <a:lnRef idx="0">
                              <a:schemeClr val="accent1"/>
                            </a:lnRef>
                            <a:fillRef idx="3">
                              <a:schemeClr val="accent1"/>
                            </a:fillRef>
                            <a:effectRef idx="3">
                              <a:schemeClr val="accent1"/>
                            </a:effectRef>
                            <a:fontRef idx="minor">
                              <a:schemeClr val="lt1"/>
                            </a:fontRef>
                          </wps:style>
                          <wps:bodyPr wrap="square" rtlCol="0" anchor="ctr">
                            <a:noAutofit/>
                          </wps:bodyPr>
                        </wps:wsp>
                        <wps:wsp>
                          <wps:cNvPr id="468" name="Freeform 468"/>
                          <wps:cNvSpPr/>
                          <wps:spPr>
                            <a:xfrm>
                              <a:off x="2784729" y="3483178"/>
                              <a:ext cx="805186" cy="556391"/>
                            </a:xfrm>
                            <a:custGeom>
                              <a:avLst/>
                              <a:gdLst>
                                <a:gd name="connsiteX0" fmla="*/ 564273 w 1879938"/>
                                <a:gd name="connsiteY0" fmla="*/ 1176658 h 1299055"/>
                                <a:gd name="connsiteX1" fmla="*/ 833683 w 1879938"/>
                                <a:gd name="connsiteY1" fmla="*/ 1176658 h 1299055"/>
                                <a:gd name="connsiteX2" fmla="*/ 833683 w 1879938"/>
                                <a:gd name="connsiteY2" fmla="*/ 1237526 h 1299055"/>
                                <a:gd name="connsiteX3" fmla="*/ 837071 w 1879938"/>
                                <a:gd name="connsiteY3" fmla="*/ 1237526 h 1299055"/>
                                <a:gd name="connsiteX4" fmla="*/ 833683 w 1879938"/>
                                <a:gd name="connsiteY4" fmla="*/ 1239382 h 1299055"/>
                                <a:gd name="connsiteX5" fmla="*/ 939969 w 1879938"/>
                                <a:gd name="connsiteY5" fmla="*/ 1263498 h 1299055"/>
                                <a:gd name="connsiteX6" fmla="*/ 1046255 w 1879938"/>
                                <a:gd name="connsiteY6" fmla="*/ 1239382 h 1299055"/>
                                <a:gd name="connsiteX7" fmla="*/ 1042867 w 1879938"/>
                                <a:gd name="connsiteY7" fmla="*/ 1237526 h 1299055"/>
                                <a:gd name="connsiteX8" fmla="*/ 1046256 w 1879938"/>
                                <a:gd name="connsiteY8" fmla="*/ 1237526 h 1299055"/>
                                <a:gd name="connsiteX9" fmla="*/ 1046256 w 1879938"/>
                                <a:gd name="connsiteY9" fmla="*/ 1176658 h 1299055"/>
                                <a:gd name="connsiteX10" fmla="*/ 1315665 w 1879938"/>
                                <a:gd name="connsiteY10" fmla="*/ 1176658 h 1299055"/>
                                <a:gd name="connsiteX11" fmla="*/ 1367292 w 1879938"/>
                                <a:gd name="connsiteY11" fmla="*/ 1299055 h 1299055"/>
                                <a:gd name="connsiteX12" fmla="*/ 512646 w 1879938"/>
                                <a:gd name="connsiteY12" fmla="*/ 1299055 h 1299055"/>
                                <a:gd name="connsiteX13" fmla="*/ 206229 w 1879938"/>
                                <a:gd name="connsiteY13" fmla="*/ 134008 h 1299055"/>
                                <a:gd name="connsiteX14" fmla="*/ 1673709 w 1879938"/>
                                <a:gd name="connsiteY14" fmla="*/ 134008 h 1299055"/>
                                <a:gd name="connsiteX15" fmla="*/ 1714371 w 1879938"/>
                                <a:gd name="connsiteY15" fmla="*/ 174670 h 1299055"/>
                                <a:gd name="connsiteX16" fmla="*/ 1714371 w 1879938"/>
                                <a:gd name="connsiteY16" fmla="*/ 875911 h 1299055"/>
                                <a:gd name="connsiteX17" fmla="*/ 1673709 w 1879938"/>
                                <a:gd name="connsiteY17" fmla="*/ 916573 h 1299055"/>
                                <a:gd name="connsiteX18" fmla="*/ 206229 w 1879938"/>
                                <a:gd name="connsiteY18" fmla="*/ 916573 h 1299055"/>
                                <a:gd name="connsiteX19" fmla="*/ 165567 w 1879938"/>
                                <a:gd name="connsiteY19" fmla="*/ 875911 h 1299055"/>
                                <a:gd name="connsiteX20" fmla="*/ 165567 w 1879938"/>
                                <a:gd name="connsiteY20" fmla="*/ 174670 h 1299055"/>
                                <a:gd name="connsiteX21" fmla="*/ 206229 w 1879938"/>
                                <a:gd name="connsiteY21" fmla="*/ 134008 h 1299055"/>
                                <a:gd name="connsiteX22" fmla="*/ 141338 w 1879938"/>
                                <a:gd name="connsiteY22" fmla="*/ 78198 h 1299055"/>
                                <a:gd name="connsiteX23" fmla="*/ 94876 w 1879938"/>
                                <a:gd name="connsiteY23" fmla="*/ 124660 h 1299055"/>
                                <a:gd name="connsiteX24" fmla="*/ 94876 w 1879938"/>
                                <a:gd name="connsiteY24" fmla="*/ 925920 h 1299055"/>
                                <a:gd name="connsiteX25" fmla="*/ 141338 w 1879938"/>
                                <a:gd name="connsiteY25" fmla="*/ 972382 h 1299055"/>
                                <a:gd name="connsiteX26" fmla="*/ 1738601 w 1879938"/>
                                <a:gd name="connsiteY26" fmla="*/ 972382 h 1299055"/>
                                <a:gd name="connsiteX27" fmla="*/ 1785063 w 1879938"/>
                                <a:gd name="connsiteY27" fmla="*/ 925920 h 1299055"/>
                                <a:gd name="connsiteX28" fmla="*/ 1785063 w 1879938"/>
                                <a:gd name="connsiteY28" fmla="*/ 124660 h 1299055"/>
                                <a:gd name="connsiteX29" fmla="*/ 1738601 w 1879938"/>
                                <a:gd name="connsiteY29" fmla="*/ 78198 h 1299055"/>
                                <a:gd name="connsiteX30" fmla="*/ 0 w 1879938"/>
                                <a:gd name="connsiteY30" fmla="*/ 0 h 1299055"/>
                                <a:gd name="connsiteX31" fmla="*/ 1879938 w 1879938"/>
                                <a:gd name="connsiteY31" fmla="*/ 0 h 1299055"/>
                                <a:gd name="connsiteX32" fmla="*/ 1879938 w 1879938"/>
                                <a:gd name="connsiteY32" fmla="*/ 1050581 h 1299055"/>
                                <a:gd name="connsiteX33" fmla="*/ 1018166 w 1879938"/>
                                <a:gd name="connsiteY33" fmla="*/ 1050581 h 1299055"/>
                                <a:gd name="connsiteX34" fmla="*/ 1018166 w 1879938"/>
                                <a:gd name="connsiteY34" fmla="*/ 1212374 h 1299055"/>
                                <a:gd name="connsiteX35" fmla="*/ 1018166 w 1879938"/>
                                <a:gd name="connsiteY35" fmla="*/ 1215965 h 1299055"/>
                                <a:gd name="connsiteX36" fmla="*/ 1014971 w 1879938"/>
                                <a:gd name="connsiteY36" fmla="*/ 1215965 h 1299055"/>
                                <a:gd name="connsiteX37" fmla="*/ 1012021 w 1879938"/>
                                <a:gd name="connsiteY37" fmla="*/ 1219281 h 1299055"/>
                                <a:gd name="connsiteX38" fmla="*/ 939969 w 1879938"/>
                                <a:gd name="connsiteY38" fmla="*/ 1230117 h 1299055"/>
                                <a:gd name="connsiteX39" fmla="*/ 867917 w 1879938"/>
                                <a:gd name="connsiteY39" fmla="*/ 1219281 h 1299055"/>
                                <a:gd name="connsiteX40" fmla="*/ 864967 w 1879938"/>
                                <a:gd name="connsiteY40" fmla="*/ 1215965 h 1299055"/>
                                <a:gd name="connsiteX41" fmla="*/ 861772 w 1879938"/>
                                <a:gd name="connsiteY41" fmla="*/ 1215965 h 1299055"/>
                                <a:gd name="connsiteX42" fmla="*/ 861772 w 1879938"/>
                                <a:gd name="connsiteY42" fmla="*/ 1212374 h 1299055"/>
                                <a:gd name="connsiteX43" fmla="*/ 861772 w 1879938"/>
                                <a:gd name="connsiteY43" fmla="*/ 1050581 h 1299055"/>
                                <a:gd name="connsiteX44" fmla="*/ 0 w 1879938"/>
                                <a:gd name="connsiteY44" fmla="*/ 1050581 h 12990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Lst>
                              <a:rect l="l" t="t" r="r" b="b"/>
                              <a:pathLst>
                                <a:path w="1879938" h="1299055">
                                  <a:moveTo>
                                    <a:pt x="564273" y="1176658"/>
                                  </a:moveTo>
                                  <a:lnTo>
                                    <a:pt x="833683" y="1176658"/>
                                  </a:lnTo>
                                  <a:lnTo>
                                    <a:pt x="833683" y="1237526"/>
                                  </a:lnTo>
                                  <a:lnTo>
                                    <a:pt x="837071" y="1237526"/>
                                  </a:lnTo>
                                  <a:lnTo>
                                    <a:pt x="833683" y="1239382"/>
                                  </a:lnTo>
                                  <a:cubicBezTo>
                                    <a:pt x="833683" y="1252701"/>
                                    <a:pt x="881269" y="1263498"/>
                                    <a:pt x="939969" y="1263498"/>
                                  </a:cubicBezTo>
                                  <a:cubicBezTo>
                                    <a:pt x="998669" y="1263498"/>
                                    <a:pt x="1046255" y="1252701"/>
                                    <a:pt x="1046255" y="1239382"/>
                                  </a:cubicBezTo>
                                  <a:lnTo>
                                    <a:pt x="1042867" y="1237526"/>
                                  </a:lnTo>
                                  <a:lnTo>
                                    <a:pt x="1046256" y="1237526"/>
                                  </a:lnTo>
                                  <a:lnTo>
                                    <a:pt x="1046256" y="1176658"/>
                                  </a:lnTo>
                                  <a:lnTo>
                                    <a:pt x="1315665" y="1176658"/>
                                  </a:lnTo>
                                  <a:lnTo>
                                    <a:pt x="1367292" y="1299055"/>
                                  </a:lnTo>
                                  <a:lnTo>
                                    <a:pt x="512646" y="1299055"/>
                                  </a:lnTo>
                                  <a:close/>
                                  <a:moveTo>
                                    <a:pt x="206229" y="134008"/>
                                  </a:moveTo>
                                  <a:lnTo>
                                    <a:pt x="1673709" y="134008"/>
                                  </a:lnTo>
                                  <a:cubicBezTo>
                                    <a:pt x="1696166" y="134008"/>
                                    <a:pt x="1714371" y="152213"/>
                                    <a:pt x="1714371" y="174670"/>
                                  </a:cubicBezTo>
                                  <a:lnTo>
                                    <a:pt x="1714371" y="875911"/>
                                  </a:lnTo>
                                  <a:cubicBezTo>
                                    <a:pt x="1714371" y="898368"/>
                                    <a:pt x="1696166" y="916573"/>
                                    <a:pt x="1673709" y="916573"/>
                                  </a:cubicBezTo>
                                  <a:lnTo>
                                    <a:pt x="206229" y="916573"/>
                                  </a:lnTo>
                                  <a:cubicBezTo>
                                    <a:pt x="183772" y="916573"/>
                                    <a:pt x="165567" y="898368"/>
                                    <a:pt x="165567" y="875911"/>
                                  </a:cubicBezTo>
                                  <a:lnTo>
                                    <a:pt x="165567" y="174670"/>
                                  </a:lnTo>
                                  <a:cubicBezTo>
                                    <a:pt x="165567" y="152213"/>
                                    <a:pt x="183772" y="134008"/>
                                    <a:pt x="206229" y="134008"/>
                                  </a:cubicBezTo>
                                  <a:close/>
                                  <a:moveTo>
                                    <a:pt x="141338" y="78198"/>
                                  </a:moveTo>
                                  <a:cubicBezTo>
                                    <a:pt x="115678" y="78198"/>
                                    <a:pt x="94876" y="99000"/>
                                    <a:pt x="94876" y="124660"/>
                                  </a:cubicBezTo>
                                  <a:lnTo>
                                    <a:pt x="94876" y="925920"/>
                                  </a:lnTo>
                                  <a:cubicBezTo>
                                    <a:pt x="94876" y="951580"/>
                                    <a:pt x="115678" y="972382"/>
                                    <a:pt x="141338" y="972382"/>
                                  </a:cubicBezTo>
                                  <a:lnTo>
                                    <a:pt x="1738601" y="972382"/>
                                  </a:lnTo>
                                  <a:cubicBezTo>
                                    <a:pt x="1764261" y="972382"/>
                                    <a:pt x="1785063" y="951580"/>
                                    <a:pt x="1785063" y="925920"/>
                                  </a:cubicBezTo>
                                  <a:lnTo>
                                    <a:pt x="1785063" y="124660"/>
                                  </a:lnTo>
                                  <a:cubicBezTo>
                                    <a:pt x="1785063" y="99000"/>
                                    <a:pt x="1764261" y="78198"/>
                                    <a:pt x="1738601" y="78198"/>
                                  </a:cubicBezTo>
                                  <a:close/>
                                  <a:moveTo>
                                    <a:pt x="0" y="0"/>
                                  </a:moveTo>
                                  <a:lnTo>
                                    <a:pt x="1879938" y="0"/>
                                  </a:lnTo>
                                  <a:lnTo>
                                    <a:pt x="1879938" y="1050581"/>
                                  </a:lnTo>
                                  <a:lnTo>
                                    <a:pt x="1018166" y="1050581"/>
                                  </a:lnTo>
                                  <a:lnTo>
                                    <a:pt x="1018166" y="1212374"/>
                                  </a:lnTo>
                                  <a:lnTo>
                                    <a:pt x="1018166" y="1215965"/>
                                  </a:lnTo>
                                  <a:lnTo>
                                    <a:pt x="1014971" y="1215965"/>
                                  </a:lnTo>
                                  <a:lnTo>
                                    <a:pt x="1012021" y="1219281"/>
                                  </a:lnTo>
                                  <a:cubicBezTo>
                                    <a:pt x="1000150" y="1225649"/>
                                    <a:pt x="972359" y="1230117"/>
                                    <a:pt x="939969" y="1230117"/>
                                  </a:cubicBezTo>
                                  <a:cubicBezTo>
                                    <a:pt x="907579" y="1230117"/>
                                    <a:pt x="879788" y="1225649"/>
                                    <a:pt x="867917" y="1219281"/>
                                  </a:cubicBezTo>
                                  <a:lnTo>
                                    <a:pt x="864967" y="1215965"/>
                                  </a:lnTo>
                                  <a:lnTo>
                                    <a:pt x="861772" y="1215965"/>
                                  </a:lnTo>
                                  <a:lnTo>
                                    <a:pt x="861772" y="1212374"/>
                                  </a:lnTo>
                                  <a:lnTo>
                                    <a:pt x="861772" y="1050581"/>
                                  </a:lnTo>
                                  <a:lnTo>
                                    <a:pt x="0" y="1050581"/>
                                  </a:lnTo>
                                  <a:close/>
                                </a:path>
                              </a:pathLst>
                            </a:custGeom>
                            <a:solidFill>
                              <a:srgbClr val="DE5A00"/>
                            </a:solidFill>
                            <a:ln/>
                            <a:effectLst/>
                          </wps:spPr>
                          <wps:style>
                            <a:lnRef idx="0">
                              <a:schemeClr val="accent1"/>
                            </a:lnRef>
                            <a:fillRef idx="3">
                              <a:schemeClr val="accent1"/>
                            </a:fillRef>
                            <a:effectRef idx="3">
                              <a:schemeClr val="accent1"/>
                            </a:effectRef>
                            <a:fontRef idx="minor">
                              <a:schemeClr val="lt1"/>
                            </a:fontRef>
                          </wps:style>
                          <wps:bodyPr wrap="square" rtlCol="0" anchor="ctr">
                            <a:noAutofit/>
                          </wps:bodyPr>
                        </wps:wsp>
                      </wpg:grpSp>
                      <wpg:grpSp>
                        <wpg:cNvPr id="32" name="Group 31"/>
                        <wpg:cNvGrpSpPr/>
                        <wpg:grpSpPr>
                          <a:xfrm>
                            <a:off x="4275115" y="1606378"/>
                            <a:ext cx="1495243" cy="1112109"/>
                            <a:chOff x="-497" y="0"/>
                            <a:chExt cx="2302710" cy="1712995"/>
                          </a:xfrm>
                          <a:solidFill>
                            <a:srgbClr val="00B0F0"/>
                          </a:solidFill>
                        </wpg:grpSpPr>
                        <wps:wsp>
                          <wps:cNvPr id="2" name="Rectangle 2"/>
                          <wps:cNvSpPr/>
                          <wps:spPr>
                            <a:xfrm>
                              <a:off x="-497" y="956778"/>
                              <a:ext cx="2302710" cy="756217"/>
                            </a:xfrm>
                            <a:prstGeom prst="rect">
                              <a:avLst/>
                            </a:prstGeom>
                            <a:noFill/>
                          </wps:spPr>
                          <wps:txbx>
                            <w:txbxContent>
                              <w:p w14:paraId="5901F0C3" w14:textId="77777777" w:rsidR="00895B16" w:rsidRPr="00E03F51" w:rsidRDefault="00895B16" w:rsidP="00895B16">
                                <w:pPr>
                                  <w:pStyle w:val="NormalWeb"/>
                                  <w:spacing w:before="0" w:beforeAutospacing="0" w:after="0" w:afterAutospacing="0"/>
                                  <w:rPr>
                                    <w:color w:val="FFC000"/>
                                    <w:sz w:val="22"/>
                                    <w:szCs w:val="22"/>
                                  </w:rPr>
                                </w:pPr>
                                <w:r w:rsidRPr="00E03F51">
                                  <w:rPr>
                                    <w:rFonts w:asciiTheme="minorHAnsi" w:hAnsi="Calibri" w:cstheme="minorBidi"/>
                                    <w:color w:val="FFC000"/>
                                    <w:kern w:val="24"/>
                                    <w:sz w:val="22"/>
                                    <w:szCs w:val="22"/>
                                  </w:rPr>
                                  <w:t xml:space="preserve">TV BOUGHT BY CONSUMER </w:t>
                                </w:r>
                              </w:p>
                            </w:txbxContent>
                          </wps:txbx>
                          <wps:bodyPr wrap="square" anchor="ctr" anchorCtr="0">
                            <a:noAutofit/>
                          </wps:bodyPr>
                        </wps:wsp>
                        <wps:wsp>
                          <wps:cNvPr id="3" name="TextBox 33"/>
                          <wps:cNvSpPr txBox="1"/>
                          <wps:spPr>
                            <a:xfrm>
                              <a:off x="105465" y="0"/>
                              <a:ext cx="460320" cy="821113"/>
                            </a:xfrm>
                            <a:custGeom>
                              <a:avLst/>
                              <a:gdLst/>
                              <a:ahLst/>
                              <a:cxnLst/>
                              <a:rect l="l" t="t" r="r" b="b"/>
                              <a:pathLst>
                                <a:path w="460320" h="821113">
                                  <a:moveTo>
                                    <a:pt x="217470" y="0"/>
                                  </a:moveTo>
                                  <a:cubicBezTo>
                                    <a:pt x="297425" y="0"/>
                                    <a:pt x="357889" y="19823"/>
                                    <a:pt x="398862" y="59469"/>
                                  </a:cubicBezTo>
                                  <a:cubicBezTo>
                                    <a:pt x="439834" y="99115"/>
                                    <a:pt x="460320" y="149294"/>
                                    <a:pt x="460320" y="210006"/>
                                  </a:cubicBezTo>
                                  <a:cubicBezTo>
                                    <a:pt x="460320" y="256121"/>
                                    <a:pt x="448790" y="304890"/>
                                    <a:pt x="425730" y="356314"/>
                                  </a:cubicBezTo>
                                  <a:cubicBezTo>
                                    <a:pt x="402670" y="407737"/>
                                    <a:pt x="334738" y="516887"/>
                                    <a:pt x="221933" y="683763"/>
                                  </a:cubicBezTo>
                                  <a:lnTo>
                                    <a:pt x="442405" y="683763"/>
                                  </a:lnTo>
                                  <a:lnTo>
                                    <a:pt x="442405" y="821113"/>
                                  </a:lnTo>
                                  <a:lnTo>
                                    <a:pt x="0" y="821113"/>
                                  </a:lnTo>
                                  <a:lnTo>
                                    <a:pt x="124" y="706157"/>
                                  </a:lnTo>
                                  <a:cubicBezTo>
                                    <a:pt x="131170" y="491839"/>
                                    <a:pt x="209052" y="359217"/>
                                    <a:pt x="233768" y="308291"/>
                                  </a:cubicBezTo>
                                  <a:cubicBezTo>
                                    <a:pt x="258484" y="257365"/>
                                    <a:pt x="270843" y="217637"/>
                                    <a:pt x="270843" y="189105"/>
                                  </a:cubicBezTo>
                                  <a:cubicBezTo>
                                    <a:pt x="270843" y="167209"/>
                                    <a:pt x="267105" y="150870"/>
                                    <a:pt x="259630" y="140087"/>
                                  </a:cubicBezTo>
                                  <a:cubicBezTo>
                                    <a:pt x="252155" y="129305"/>
                                    <a:pt x="240777" y="123914"/>
                                    <a:pt x="225495" y="123914"/>
                                  </a:cubicBezTo>
                                  <a:cubicBezTo>
                                    <a:pt x="210213" y="123914"/>
                                    <a:pt x="198834" y="129886"/>
                                    <a:pt x="191359" y="141829"/>
                                  </a:cubicBezTo>
                                  <a:cubicBezTo>
                                    <a:pt x="183884" y="153772"/>
                                    <a:pt x="180147" y="177493"/>
                                    <a:pt x="180147" y="212992"/>
                                  </a:cubicBezTo>
                                  <a:lnTo>
                                    <a:pt x="180147" y="289629"/>
                                  </a:lnTo>
                                  <a:lnTo>
                                    <a:pt x="0" y="289629"/>
                                  </a:lnTo>
                                  <a:lnTo>
                                    <a:pt x="0" y="260268"/>
                                  </a:lnTo>
                                  <a:cubicBezTo>
                                    <a:pt x="0" y="215149"/>
                                    <a:pt x="2322" y="179567"/>
                                    <a:pt x="6967" y="153524"/>
                                  </a:cubicBezTo>
                                  <a:cubicBezTo>
                                    <a:pt x="11612" y="127480"/>
                                    <a:pt x="23057" y="101852"/>
                                    <a:pt x="41304" y="76638"/>
                                  </a:cubicBezTo>
                                  <a:cubicBezTo>
                                    <a:pt x="59551" y="51424"/>
                                    <a:pt x="83272" y="32347"/>
                                    <a:pt x="112467" y="19409"/>
                                  </a:cubicBezTo>
                                  <a:cubicBezTo>
                                    <a:pt x="141662" y="6470"/>
                                    <a:pt x="176663" y="0"/>
                                    <a:pt x="217470" y="0"/>
                                  </a:cubicBezTo>
                                  <a:close/>
                                </a:path>
                              </a:pathLst>
                            </a:cu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 name="Freeform 4"/>
                          <wps:cNvSpPr/>
                          <wps:spPr>
                            <a:xfrm flipH="1">
                              <a:off x="627587" y="266095"/>
                              <a:ext cx="917534" cy="618184"/>
                            </a:xfrm>
                            <a:custGeom>
                              <a:avLst/>
                              <a:gdLst>
                                <a:gd name="connsiteX0" fmla="*/ 5692499 w 6349276"/>
                                <a:gd name="connsiteY0" fmla="*/ 3001716 h 4277794"/>
                                <a:gd name="connsiteX1" fmla="*/ 6135530 w 6349276"/>
                                <a:gd name="connsiteY1" fmla="*/ 3089028 h 4277794"/>
                                <a:gd name="connsiteX2" fmla="*/ 3090955 w 6349276"/>
                                <a:gd name="connsiteY2" fmla="*/ 4108921 h 4277794"/>
                                <a:gd name="connsiteX3" fmla="*/ 1818748 w 6349276"/>
                                <a:gd name="connsiteY3" fmla="*/ 3631365 h 4277794"/>
                                <a:gd name="connsiteX4" fmla="*/ 2772913 w 6349276"/>
                                <a:gd name="connsiteY4" fmla="*/ 3657435 h 4277794"/>
                                <a:gd name="connsiteX5" fmla="*/ 2772913 w 6349276"/>
                                <a:gd name="connsiteY5" fmla="*/ 3670395 h 4277794"/>
                                <a:gd name="connsiteX6" fmla="*/ 2436874 w 6349276"/>
                                <a:gd name="connsiteY6" fmla="*/ 2027037 h 4277794"/>
                                <a:gd name="connsiteX7" fmla="*/ 2436874 w 6349276"/>
                                <a:gd name="connsiteY7" fmla="*/ 2978245 h 4277794"/>
                                <a:gd name="connsiteX8" fmla="*/ 1741037 w 6349276"/>
                                <a:gd name="connsiteY8" fmla="*/ 2863945 h 4277794"/>
                                <a:gd name="connsiteX9" fmla="*/ 1846597 w 6349276"/>
                                <a:gd name="connsiteY9" fmla="*/ 2829319 h 4277794"/>
                                <a:gd name="connsiteX10" fmla="*/ 1842636 w 6349276"/>
                                <a:gd name="connsiteY10" fmla="*/ 2031841 h 4277794"/>
                                <a:gd name="connsiteX11" fmla="*/ 3278542 w 6349276"/>
                                <a:gd name="connsiteY11" fmla="*/ 2004336 h 4277794"/>
                                <a:gd name="connsiteX12" fmla="*/ 3281717 w 6349276"/>
                                <a:gd name="connsiteY12" fmla="*/ 2986459 h 4277794"/>
                                <a:gd name="connsiteX13" fmla="*/ 3999075 w 6349276"/>
                                <a:gd name="connsiteY13" fmla="*/ 2851683 h 4277794"/>
                                <a:gd name="connsiteX14" fmla="*/ 3889768 w 6349276"/>
                                <a:gd name="connsiteY14" fmla="*/ 2816625 h 4277794"/>
                                <a:gd name="connsiteX15" fmla="*/ 3893870 w 6349276"/>
                                <a:gd name="connsiteY15" fmla="*/ 2009200 h 4277794"/>
                                <a:gd name="connsiteX16" fmla="*/ 2488485 w 6349276"/>
                                <a:gd name="connsiteY16" fmla="*/ 1980691 h 4277794"/>
                                <a:gd name="connsiteX17" fmla="*/ 1679388 w 6349276"/>
                                <a:gd name="connsiteY17" fmla="*/ 1986085 h 4277794"/>
                                <a:gd name="connsiteX18" fmla="*/ 1684782 w 6349276"/>
                                <a:gd name="connsiteY18" fmla="*/ 2881486 h 4277794"/>
                                <a:gd name="connsiteX19" fmla="*/ 2488485 w 6349276"/>
                                <a:gd name="connsiteY19" fmla="*/ 3048699 h 4277794"/>
                                <a:gd name="connsiteX20" fmla="*/ 4886063 w 6349276"/>
                                <a:gd name="connsiteY20" fmla="*/ 1980314 h 4277794"/>
                                <a:gd name="connsiteX21" fmla="*/ 4888449 w 6349276"/>
                                <a:gd name="connsiteY21" fmla="*/ 2718285 h 4277794"/>
                                <a:gd name="connsiteX22" fmla="*/ 5427475 w 6349276"/>
                                <a:gd name="connsiteY22" fmla="*/ 2617014 h 4277794"/>
                                <a:gd name="connsiteX23" fmla="*/ 5345341 w 6349276"/>
                                <a:gd name="connsiteY23" fmla="*/ 2590671 h 4277794"/>
                                <a:gd name="connsiteX24" fmla="*/ 5348424 w 6349276"/>
                                <a:gd name="connsiteY24" fmla="*/ 1983969 h 4277794"/>
                                <a:gd name="connsiteX25" fmla="*/ 3243119 w 6349276"/>
                                <a:gd name="connsiteY25" fmla="*/ 1971925 h 4277794"/>
                                <a:gd name="connsiteX26" fmla="*/ 4024397 w 6349276"/>
                                <a:gd name="connsiteY26" fmla="*/ 1977383 h 4277794"/>
                                <a:gd name="connsiteX27" fmla="*/ 4019189 w 6349276"/>
                                <a:gd name="connsiteY27" fmla="*/ 2883394 h 4277794"/>
                                <a:gd name="connsiteX28" fmla="*/ 3243119 w 6349276"/>
                                <a:gd name="connsiteY28" fmla="*/ 3052589 h 4277794"/>
                                <a:gd name="connsiteX29" fmla="*/ 4859446 w 6349276"/>
                                <a:gd name="connsiteY29" fmla="*/ 1955960 h 4277794"/>
                                <a:gd name="connsiteX30" fmla="*/ 5446502 w 6349276"/>
                                <a:gd name="connsiteY30" fmla="*/ 1960061 h 4277794"/>
                                <a:gd name="connsiteX31" fmla="*/ 5442589 w 6349276"/>
                                <a:gd name="connsiteY31" fmla="*/ 2640842 h 4277794"/>
                                <a:gd name="connsiteX32" fmla="*/ 4859446 w 6349276"/>
                                <a:gd name="connsiteY32" fmla="*/ 2767975 h 4277794"/>
                                <a:gd name="connsiteX33" fmla="*/ 605565 w 6349276"/>
                                <a:gd name="connsiteY33" fmla="*/ 1905926 h 4277794"/>
                                <a:gd name="connsiteX34" fmla="*/ 529397 w 6349276"/>
                                <a:gd name="connsiteY34" fmla="*/ 1906760 h 4277794"/>
                                <a:gd name="connsiteX35" fmla="*/ 530356 w 6349276"/>
                                <a:gd name="connsiteY35" fmla="*/ 2967457 h 4277794"/>
                                <a:gd name="connsiteX36" fmla="*/ 1111397 w 6349276"/>
                                <a:gd name="connsiteY36" fmla="*/ 3162073 h 4277794"/>
                                <a:gd name="connsiteX37" fmla="*/ 1111397 w 6349276"/>
                                <a:gd name="connsiteY37" fmla="*/ 3126378 h 4277794"/>
                                <a:gd name="connsiteX38" fmla="*/ 606516 w 6349276"/>
                                <a:gd name="connsiteY38" fmla="*/ 2957271 h 4277794"/>
                                <a:gd name="connsiteX39" fmla="*/ 606037 w 6349276"/>
                                <a:gd name="connsiteY39" fmla="*/ 2426923 h 4277794"/>
                                <a:gd name="connsiteX40" fmla="*/ 2560187 w 6349276"/>
                                <a:gd name="connsiteY40" fmla="*/ 1886045 h 4277794"/>
                                <a:gd name="connsiteX41" fmla="*/ 2560187 w 6349276"/>
                                <a:gd name="connsiteY41" fmla="*/ 3143345 h 4277794"/>
                                <a:gd name="connsiteX42" fmla="*/ 1614037 w 6349276"/>
                                <a:gd name="connsiteY42" fmla="*/ 2946495 h 4277794"/>
                                <a:gd name="connsiteX43" fmla="*/ 1607687 w 6349276"/>
                                <a:gd name="connsiteY43" fmla="*/ 1892395 h 4277794"/>
                                <a:gd name="connsiteX44" fmla="*/ 4803212 w 6349276"/>
                                <a:gd name="connsiteY44" fmla="*/ 1884883 h 4277794"/>
                                <a:gd name="connsiteX45" fmla="*/ 4803212 w 6349276"/>
                                <a:gd name="connsiteY45" fmla="*/ 2850242 h 4277794"/>
                                <a:gd name="connsiteX46" fmla="*/ 5510342 w 6349276"/>
                                <a:gd name="connsiteY46" fmla="*/ 2699100 h 4277794"/>
                                <a:gd name="connsiteX47" fmla="*/ 5515088 w 6349276"/>
                                <a:gd name="connsiteY47" fmla="*/ 1889759 h 4277794"/>
                                <a:gd name="connsiteX48" fmla="*/ 3168280 w 6349276"/>
                                <a:gd name="connsiteY48" fmla="*/ 1877333 h 4277794"/>
                                <a:gd name="connsiteX49" fmla="*/ 3168280 w 6349276"/>
                                <a:gd name="connsiteY49" fmla="*/ 3162073 h 4277794"/>
                                <a:gd name="connsiteX50" fmla="*/ 4109358 w 6349276"/>
                                <a:gd name="connsiteY50" fmla="*/ 2960927 h 4277794"/>
                                <a:gd name="connsiteX51" fmla="*/ 4115674 w 6349276"/>
                                <a:gd name="connsiteY51" fmla="*/ 1883822 h 4277794"/>
                                <a:gd name="connsiteX52" fmla="*/ 1136736 w 6349276"/>
                                <a:gd name="connsiteY52" fmla="*/ 1845455 h 4277794"/>
                                <a:gd name="connsiteX53" fmla="*/ 1136736 w 6349276"/>
                                <a:gd name="connsiteY53" fmla="*/ 3217005 h 4277794"/>
                                <a:gd name="connsiteX54" fmla="*/ 505100 w 6349276"/>
                                <a:gd name="connsiteY54" fmla="*/ 3005442 h 4277794"/>
                                <a:gd name="connsiteX55" fmla="*/ 504057 w 6349276"/>
                                <a:gd name="connsiteY55" fmla="*/ 1852382 h 4277794"/>
                                <a:gd name="connsiteX56" fmla="*/ 2871129 w 6349276"/>
                                <a:gd name="connsiteY56" fmla="*/ 1574181 h 4277794"/>
                                <a:gd name="connsiteX57" fmla="*/ 5648886 w 6349276"/>
                                <a:gd name="connsiteY57" fmla="*/ 1676681 h 4277794"/>
                                <a:gd name="connsiteX58" fmla="*/ 5644635 w 6349276"/>
                                <a:gd name="connsiteY58" fmla="*/ 2880089 h 4277794"/>
                                <a:gd name="connsiteX59" fmla="*/ 2871129 w 6349276"/>
                                <a:gd name="connsiteY59" fmla="*/ 3531657 h 4277794"/>
                                <a:gd name="connsiteX60" fmla="*/ 4436115 w 6349276"/>
                                <a:gd name="connsiteY60" fmla="*/ 336028 h 4277794"/>
                                <a:gd name="connsiteX61" fmla="*/ 2783445 w 6349276"/>
                                <a:gd name="connsiteY61" fmla="*/ 1565777 h 4277794"/>
                                <a:gd name="connsiteX62" fmla="*/ 2772913 w 6349276"/>
                                <a:gd name="connsiteY62" fmla="*/ 1565370 h 4277794"/>
                                <a:gd name="connsiteX63" fmla="*/ 2772913 w 6349276"/>
                                <a:gd name="connsiteY63" fmla="*/ 1606973 h 4277794"/>
                                <a:gd name="connsiteX64" fmla="*/ 204338 w 6349276"/>
                                <a:gd name="connsiteY64" fmla="*/ 1695545 h 4277794"/>
                                <a:gd name="connsiteX65" fmla="*/ 198414 w 6349276"/>
                                <a:gd name="connsiteY65" fmla="*/ 2969099 h 4277794"/>
                                <a:gd name="connsiteX66" fmla="*/ 35569 w 6349276"/>
                                <a:gd name="connsiteY66" fmla="*/ 3006284 h 4277794"/>
                                <a:gd name="connsiteX67" fmla="*/ 13647 w 6349276"/>
                                <a:gd name="connsiteY67" fmla="*/ 3006284 h 4277794"/>
                                <a:gd name="connsiteX68" fmla="*/ 13647 w 6349276"/>
                                <a:gd name="connsiteY68" fmla="*/ 3115897 h 4277794"/>
                                <a:gd name="connsiteX69" fmla="*/ 35569 w 6349276"/>
                                <a:gd name="connsiteY69" fmla="*/ 3115897 h 4277794"/>
                                <a:gd name="connsiteX70" fmla="*/ 3104732 w 6349276"/>
                                <a:gd name="connsiteY70" fmla="*/ 4277794 h 4277794"/>
                                <a:gd name="connsiteX71" fmla="*/ 6349276 w 6349276"/>
                                <a:gd name="connsiteY71" fmla="*/ 3181665 h 4277794"/>
                                <a:gd name="connsiteX72" fmla="*/ 6349276 w 6349276"/>
                                <a:gd name="connsiteY72" fmla="*/ 3072052 h 4277794"/>
                                <a:gd name="connsiteX73" fmla="*/ 5725829 w 6349276"/>
                                <a:gd name="connsiteY73" fmla="*/ 2948137 h 4277794"/>
                                <a:gd name="connsiteX74" fmla="*/ 5730426 w 6349276"/>
                                <a:gd name="connsiteY74" fmla="*/ 1679690 h 4277794"/>
                                <a:gd name="connsiteX75" fmla="*/ 5939215 w 6349276"/>
                                <a:gd name="connsiteY75" fmla="*/ 1687394 h 4277794"/>
                                <a:gd name="connsiteX76" fmla="*/ 3043450 w 6349276"/>
                                <a:gd name="connsiteY76" fmla="*/ 0 h 4277794"/>
                                <a:gd name="connsiteX77" fmla="*/ 2852382 w 6349276"/>
                                <a:gd name="connsiteY77" fmla="*/ 81887 h 4277794"/>
                                <a:gd name="connsiteX78" fmla="*/ 2852382 w 6349276"/>
                                <a:gd name="connsiteY78" fmla="*/ 460850 h 4277794"/>
                                <a:gd name="connsiteX79" fmla="*/ 1937982 w 6349276"/>
                                <a:gd name="connsiteY79" fmla="*/ 545911 h 4277794"/>
                                <a:gd name="connsiteX80" fmla="*/ 0 w 6349276"/>
                                <a:gd name="connsiteY80" fmla="*/ 1651379 h 4277794"/>
                                <a:gd name="connsiteX81" fmla="*/ 2661313 w 6349276"/>
                                <a:gd name="connsiteY81" fmla="*/ 1542197 h 4277794"/>
                                <a:gd name="connsiteX82" fmla="*/ 4285397 w 6349276"/>
                                <a:gd name="connsiteY82" fmla="*/ 327546 h 4277794"/>
                                <a:gd name="connsiteX83" fmla="*/ 3323671 w 6349276"/>
                                <a:gd name="connsiteY83" fmla="*/ 417009 h 4277794"/>
                                <a:gd name="connsiteX84" fmla="*/ 3316406 w 6349276"/>
                                <a:gd name="connsiteY84" fmla="*/ 68239 h 42777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Lst>
                              <a:rect l="l" t="t" r="r" b="b"/>
                              <a:pathLst>
                                <a:path w="6349276" h="4277794">
                                  <a:moveTo>
                                    <a:pt x="5692499" y="3001716"/>
                                  </a:moveTo>
                                  <a:lnTo>
                                    <a:pt x="6135530" y="3089028"/>
                                  </a:lnTo>
                                  <a:lnTo>
                                    <a:pt x="3090955" y="4108921"/>
                                  </a:lnTo>
                                  <a:lnTo>
                                    <a:pt x="1818748" y="3631365"/>
                                  </a:lnTo>
                                  <a:lnTo>
                                    <a:pt x="2772913" y="3657435"/>
                                  </a:lnTo>
                                  <a:lnTo>
                                    <a:pt x="2772913" y="3670395"/>
                                  </a:lnTo>
                                  <a:close/>
                                  <a:moveTo>
                                    <a:pt x="2436874" y="2027037"/>
                                  </a:moveTo>
                                  <a:lnTo>
                                    <a:pt x="2436874" y="2978245"/>
                                  </a:lnTo>
                                  <a:cubicBezTo>
                                    <a:pt x="2295945" y="2942262"/>
                                    <a:pt x="1910541" y="2890404"/>
                                    <a:pt x="1741037" y="2863945"/>
                                  </a:cubicBezTo>
                                  <a:lnTo>
                                    <a:pt x="1846597" y="2829319"/>
                                  </a:lnTo>
                                  <a:cubicBezTo>
                                    <a:pt x="1845276" y="2566696"/>
                                    <a:pt x="1843956" y="2294464"/>
                                    <a:pt x="1842636" y="2031841"/>
                                  </a:cubicBezTo>
                                  <a:close/>
                                  <a:moveTo>
                                    <a:pt x="3278542" y="2004336"/>
                                  </a:moveTo>
                                  <a:cubicBezTo>
                                    <a:pt x="3279600" y="2331711"/>
                                    <a:pt x="3280659" y="2659085"/>
                                    <a:pt x="3281717" y="2986459"/>
                                  </a:cubicBezTo>
                                  <a:cubicBezTo>
                                    <a:pt x="3427648" y="2950027"/>
                                    <a:pt x="3823555" y="2878472"/>
                                    <a:pt x="3999075" y="2851683"/>
                                  </a:cubicBezTo>
                                  <a:lnTo>
                                    <a:pt x="3889768" y="2816625"/>
                                  </a:lnTo>
                                  <a:cubicBezTo>
                                    <a:pt x="3891136" y="2550726"/>
                                    <a:pt x="3892503" y="2275099"/>
                                    <a:pt x="3893870" y="2009200"/>
                                  </a:cubicBezTo>
                                  <a:close/>
                                  <a:moveTo>
                                    <a:pt x="2488485" y="1980691"/>
                                  </a:moveTo>
                                  <a:lnTo>
                                    <a:pt x="1679388" y="1986085"/>
                                  </a:lnTo>
                                  <a:cubicBezTo>
                                    <a:pt x="1681186" y="2280956"/>
                                    <a:pt x="1682983" y="2586615"/>
                                    <a:pt x="1684782" y="2881486"/>
                                  </a:cubicBezTo>
                                  <a:lnTo>
                                    <a:pt x="2488485" y="3048699"/>
                                  </a:lnTo>
                                  <a:close/>
                                  <a:moveTo>
                                    <a:pt x="4886063" y="1980314"/>
                                  </a:moveTo>
                                  <a:cubicBezTo>
                                    <a:pt x="4886858" y="2226305"/>
                                    <a:pt x="4887654" y="2472295"/>
                                    <a:pt x="4888449" y="2718285"/>
                                  </a:cubicBezTo>
                                  <a:cubicBezTo>
                                    <a:pt x="4998102" y="2690910"/>
                                    <a:pt x="5295589" y="2637143"/>
                                    <a:pt x="5427475" y="2617014"/>
                                  </a:cubicBezTo>
                                  <a:lnTo>
                                    <a:pt x="5345341" y="2590671"/>
                                  </a:lnTo>
                                  <a:cubicBezTo>
                                    <a:pt x="5346369" y="2390874"/>
                                    <a:pt x="5347396" y="2183766"/>
                                    <a:pt x="5348424" y="1983969"/>
                                  </a:cubicBezTo>
                                  <a:close/>
                                  <a:moveTo>
                                    <a:pt x="3243119" y="1971925"/>
                                  </a:moveTo>
                                  <a:lnTo>
                                    <a:pt x="4024397" y="1977383"/>
                                  </a:lnTo>
                                  <a:cubicBezTo>
                                    <a:pt x="4022661" y="2275748"/>
                                    <a:pt x="4020925" y="2585029"/>
                                    <a:pt x="4019189" y="2883394"/>
                                  </a:cubicBezTo>
                                  <a:lnTo>
                                    <a:pt x="3243119" y="3052589"/>
                                  </a:lnTo>
                                  <a:close/>
                                  <a:moveTo>
                                    <a:pt x="4859446" y="1955960"/>
                                  </a:moveTo>
                                  <a:lnTo>
                                    <a:pt x="5446502" y="1960061"/>
                                  </a:lnTo>
                                  <a:cubicBezTo>
                                    <a:pt x="5445198" y="2184254"/>
                                    <a:pt x="5443893" y="2416649"/>
                                    <a:pt x="5442589" y="2640842"/>
                                  </a:cubicBezTo>
                                  <a:lnTo>
                                    <a:pt x="4859446" y="2767975"/>
                                  </a:lnTo>
                                  <a:close/>
                                  <a:moveTo>
                                    <a:pt x="605565" y="1905926"/>
                                  </a:moveTo>
                                  <a:lnTo>
                                    <a:pt x="529397" y="1906760"/>
                                  </a:lnTo>
                                  <a:cubicBezTo>
                                    <a:pt x="530690" y="2255104"/>
                                    <a:pt x="529063" y="2619113"/>
                                    <a:pt x="530356" y="2967457"/>
                                  </a:cubicBezTo>
                                  <a:lnTo>
                                    <a:pt x="1111397" y="3162073"/>
                                  </a:lnTo>
                                  <a:lnTo>
                                    <a:pt x="1111397" y="3126378"/>
                                  </a:lnTo>
                                  <a:lnTo>
                                    <a:pt x="606516" y="2957271"/>
                                  </a:lnTo>
                                  <a:cubicBezTo>
                                    <a:pt x="605869" y="2783099"/>
                                    <a:pt x="605953" y="2605011"/>
                                    <a:pt x="606037" y="2426923"/>
                                  </a:cubicBezTo>
                                  <a:close/>
                                  <a:moveTo>
                                    <a:pt x="2560187" y="1886045"/>
                                  </a:moveTo>
                                  <a:lnTo>
                                    <a:pt x="2560187" y="3143345"/>
                                  </a:lnTo>
                                  <a:lnTo>
                                    <a:pt x="1614037" y="2946495"/>
                                  </a:lnTo>
                                  <a:cubicBezTo>
                                    <a:pt x="1611920" y="2599362"/>
                                    <a:pt x="1609804" y="2239528"/>
                                    <a:pt x="1607687" y="1892395"/>
                                  </a:cubicBezTo>
                                  <a:close/>
                                  <a:moveTo>
                                    <a:pt x="4803212" y="1884883"/>
                                  </a:moveTo>
                                  <a:lnTo>
                                    <a:pt x="4803212" y="2850242"/>
                                  </a:lnTo>
                                  <a:lnTo>
                                    <a:pt x="5510342" y="2699100"/>
                                  </a:lnTo>
                                  <a:cubicBezTo>
                                    <a:pt x="5511925" y="2432570"/>
                                    <a:pt x="5513506" y="2156289"/>
                                    <a:pt x="5515088" y="1889759"/>
                                  </a:cubicBezTo>
                                  <a:close/>
                                  <a:moveTo>
                                    <a:pt x="3168280" y="1877333"/>
                                  </a:moveTo>
                                  <a:lnTo>
                                    <a:pt x="3168280" y="3162073"/>
                                  </a:lnTo>
                                  <a:lnTo>
                                    <a:pt x="4109358" y="2960927"/>
                                  </a:lnTo>
                                  <a:cubicBezTo>
                                    <a:pt x="4111464" y="2606218"/>
                                    <a:pt x="4113569" y="2238531"/>
                                    <a:pt x="4115674" y="1883822"/>
                                  </a:cubicBezTo>
                                  <a:close/>
                                  <a:moveTo>
                                    <a:pt x="1136736" y="1845455"/>
                                  </a:moveTo>
                                  <a:lnTo>
                                    <a:pt x="1136736" y="3217005"/>
                                  </a:lnTo>
                                  <a:lnTo>
                                    <a:pt x="505100" y="3005442"/>
                                  </a:lnTo>
                                  <a:cubicBezTo>
                                    <a:pt x="503693" y="2626765"/>
                                    <a:pt x="505463" y="2231059"/>
                                    <a:pt x="504057" y="1852382"/>
                                  </a:cubicBezTo>
                                  <a:close/>
                                  <a:moveTo>
                                    <a:pt x="2871129" y="1574181"/>
                                  </a:moveTo>
                                  <a:lnTo>
                                    <a:pt x="5648886" y="1676681"/>
                                  </a:lnTo>
                                  <a:lnTo>
                                    <a:pt x="5644635" y="2880089"/>
                                  </a:lnTo>
                                  <a:lnTo>
                                    <a:pt x="2871129" y="3531657"/>
                                  </a:lnTo>
                                  <a:close/>
                                  <a:moveTo>
                                    <a:pt x="4436115" y="336028"/>
                                  </a:moveTo>
                                  <a:lnTo>
                                    <a:pt x="2783445" y="1565777"/>
                                  </a:lnTo>
                                  <a:lnTo>
                                    <a:pt x="2772913" y="1565370"/>
                                  </a:lnTo>
                                  <a:lnTo>
                                    <a:pt x="2772913" y="1606973"/>
                                  </a:lnTo>
                                  <a:lnTo>
                                    <a:pt x="204338" y="1695545"/>
                                  </a:lnTo>
                                  <a:lnTo>
                                    <a:pt x="198414" y="2969099"/>
                                  </a:lnTo>
                                  <a:lnTo>
                                    <a:pt x="35569" y="3006284"/>
                                  </a:lnTo>
                                  <a:lnTo>
                                    <a:pt x="13647" y="3006284"/>
                                  </a:lnTo>
                                  <a:lnTo>
                                    <a:pt x="13647" y="3115897"/>
                                  </a:lnTo>
                                  <a:lnTo>
                                    <a:pt x="35569" y="3115897"/>
                                  </a:lnTo>
                                  <a:lnTo>
                                    <a:pt x="3104732" y="4277794"/>
                                  </a:lnTo>
                                  <a:lnTo>
                                    <a:pt x="6349276" y="3181665"/>
                                  </a:lnTo>
                                  <a:lnTo>
                                    <a:pt x="6349276" y="3072052"/>
                                  </a:lnTo>
                                  <a:lnTo>
                                    <a:pt x="5725829" y="2948137"/>
                                  </a:lnTo>
                                  <a:lnTo>
                                    <a:pt x="5730426" y="1679690"/>
                                  </a:lnTo>
                                  <a:lnTo>
                                    <a:pt x="5939215" y="1687394"/>
                                  </a:lnTo>
                                  <a:close/>
                                  <a:moveTo>
                                    <a:pt x="3043450" y="0"/>
                                  </a:moveTo>
                                  <a:lnTo>
                                    <a:pt x="2852382" y="81887"/>
                                  </a:lnTo>
                                  <a:lnTo>
                                    <a:pt x="2852382" y="460850"/>
                                  </a:lnTo>
                                  <a:lnTo>
                                    <a:pt x="1937982" y="545911"/>
                                  </a:lnTo>
                                  <a:lnTo>
                                    <a:pt x="0" y="1651379"/>
                                  </a:lnTo>
                                  <a:lnTo>
                                    <a:pt x="2661313" y="1542197"/>
                                  </a:lnTo>
                                  <a:lnTo>
                                    <a:pt x="4285397" y="327546"/>
                                  </a:lnTo>
                                  <a:lnTo>
                                    <a:pt x="3323671" y="417009"/>
                                  </a:lnTo>
                                  <a:lnTo>
                                    <a:pt x="3316406" y="68239"/>
                                  </a:lnTo>
                                  <a:close/>
                                </a:path>
                              </a:pathLst>
                            </a:cu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V relativeFrom="margin">
                  <wp14:pctHeight>0</wp14:pctHeight>
                </wp14:sizeRelV>
              </wp:anchor>
            </w:drawing>
          </mc:Choice>
          <mc:Fallback>
            <w:pict>
              <v:group w14:anchorId="1D7D5234" id="Group 469" o:spid="_x0000_s1029" style="position:absolute;left:0;text-align:left;margin-left:39.6pt;margin-top:104.9pt;width:454.35pt;height:321.6pt;z-index:251662336;mso-height-relative:margin" coordsize="57703,40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">
                <v:group id="Group 1" o:spid="_x0000_s1030" style="position:absolute;width:49243;height:40841" coordorigin="" coordsize="75585,626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group id="Group 29" o:spid="_x0000_s1031" style="position:absolute;left:17502;top:8050;width:47740;height:46504" coordorigin="17502,8050" coordsize="82544,804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Circular Arrow 30" o:spid="_x0000_s1032" style="position:absolute;left:17502;top:8050;width:78913;height:78913;rotation:-2594157fd;visibility:visible;mso-wrap-style:square;v-text-anchor:middle" coordsize="7891272,7891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qcMA&#10;AADbAAAADwAAAGRycy9kb3ducmV2LnhtbERPy2rCQBTdC/2H4Ra6qxNrqZo6igqCWVTwgdjdJXPN&#10;hGbuhMzUpH59ZyG4PJz3dN7ZSlyp8aVjBYN+AoI4d7rkQsHxsH4dg/ABWWPlmBT8kYf57Kk3xVS7&#10;lnd03YdCxBD2KSowIdSplD43ZNH3XU0cuYtrLIYIm0LqBtsYbiv5liQf0mLJscFgTStD+c/+1yq4&#10;cZZtb6P302K1zb7G7fdST85GqZfnbvEJIlAXHuK7e6MVDOP6+CX+ADn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NqcMAAADbAAAADwAAAAAAAAAAAAAAAACYAgAAZHJzL2Rv&#10;d25yZXYueG1sUEsFBgAAAAAEAAQA9QAAAIgDAAAAAA==&#10;" path="m374717,3945631v,-1777297,1307036,-3284061,3066515,-3535110c5200710,159472,6876991,1240564,7374057,2946937r357845,6173l7192886,4001656,6336303,2929031r353757,6104c6200383,1605218,4827637,817776,3432425,1066473,2037211,1315170,1021090,2528429,1021090,3945632r-646373,-1xe" fillcolor="#ffc000" stroked="f" strokeweight="1pt">
                      <v:stroke joinstyle="miter"/>
                      <v:path arrowok="t" o:connecttype="custom" o:connectlocs="374717,3945631;3441232,410521;7374057,2946937;7731902,2953110;7192886,4001656;6336303,2929031;6690060,2935135;3432425,1066473;1021090,3945632;374717,3945631" o:connectangles="0,0,0,0,0,0,0,0,0,0"/>
                    </v:shape>
                    <v:shape id="Circular Arrow 31" o:spid="_x0000_s1033" style="position:absolute;left:18561;top:9528;width:81486;height:78931;rotation:9169774fd;visibility:visible;mso-wrap-style:square;v-text-anchor:middle" coordsize="8148569,78930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JP/sYA&#10;AADbAAAADwAAAGRycy9kb3ducmV2LnhtbESP0WrCQBRE3wv+w3KFvhTdpJYi0TVoW6v0yagfcMle&#10;k2D2bshuYtqv7xaEPg4zc4ZZpoOpRU+tqywriKcRCOLc6ooLBefTdjIH4TyyxtoyKfgmB+lq9LDE&#10;RNsbZ9QffSEChF2CCkrvm0RKl5dk0E1tQxy8i20N+iDbQuoWbwFuavkcRa/SYMVhocSG3krKr8fO&#10;KOg3L+9fT1G3+9h+1j8DZ7P9Id8p9Tge1gsQngb/H76391rBLI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0JP/sYAAADbAAAADwAAAAAAAAAAAAAAAACYAgAAZHJz&#10;L2Rvd25yZXYueG1sUEsFBgAAAAAEAAQA9QAAAIsDAAAAAA==&#10;" path="m443118,3946546v,-1752963,1342851,-3236113,3143252,-3471656c5360360,242803,7044966,1292792,7554978,2948464r422468,8209l7358115,4010358,6398179,2925984r416632,8096c6310961,1686286,4957409,951158,3578990,1176672,2168071,1407502,1136447,2577377,1136447,3946546r-693329,xe" fillcolor="#ffc000" stroked="f" strokeweight="1pt">
                      <v:stroke joinstyle="miter"/>
                      <v:path arrowok="t" o:connecttype="custom" o:connectlocs="443118,3946546;3586370,474890;7554978,2948464;7977446,2956673;7358115,4010358;6398179,2925984;6814811,2934080;3578990,1176672;1136447,3946546;443118,3946546" o:connectangles="0,0,0,0,0,0,0,0,0,0"/>
                    </v:shape>
                  </v:group>
                  <v:group id="Group 448" o:spid="_x0000_s1034" style="position:absolute;top:24722;width:19346;height:19849" coordorigin=",24722" coordsize="19346,198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aMHsMAAADcAAAADwAAAGRycy9kb3ducmV2LnhtbERPTWvCQBC9F/wPywi9&#10;1U3UFoluQpBaepBCVRBvQ3ZMQrKzIbtN4r/vHgo9Pt73LptMKwbqXW1ZQbyIQBAXVtdcKricDy8b&#10;EM4ja2wtk4IHOcjS2dMOE21H/qbh5EsRQtglqKDyvkukdEVFBt3CdsSBu9veoA+wL6XucQzhppXL&#10;KHqTBmsODRV2tK+oaE4/RsHHiGO+it+HY3PfP27n16/rMSalnudTvgXhafL/4j/3p1awXo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towewwAAANwAAAAP&#10;AAAAAAAAAAAAAAAAAKoCAABkcnMvZG93bnJldi54bWxQSwUGAAAAAAQABAD6AAAAmgMAAAAA&#10;">
                    <v:shape id="TextBox 28" o:spid="_x0000_s1035" style="position:absolute;left:924;top:24722;width:4972;height:8057;visibility:visible;mso-wrap-style:square;v-text-anchor:top" coordsize="497146,805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hL3MYA&#10;AADcAAAADwAAAGRycy9kb3ducmV2LnhtbESPQWvCQBSE74X+h+UVetNNNRSNriKaVqFUqPbi7ZF9&#10;TYLZt2F3G+O/dwtCj8PMfMPMl71pREfO15YVvAwTEMSF1TWXCr6Pb4MJCB+QNTaWScGVPCwXjw9z&#10;zLS98Bd1h1CKCGGfoYIqhDaT0hcVGfRD2xJH78c6gyFKV0rt8BLhppGjJHmVBmuOCxW2tK6oOB9+&#10;jYLyqD2ONuN0OnYfn6f3fb7Nu1yp56d+NQMRqA//4Xt7pxWk6RT+zs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hL3MYAAADcAAAADwAAAAAAAAAAAAAAAACYAgAAZHJz&#10;L2Rvd25yZXYueG1sUEsFBgAAAAAEAAQA9QAAAIsDAAAAAA==&#10;" path="m173678,l439917,r,526508l497146,526508r,137350l439917,663858r,141828l238869,805686r,-141828l,663858,,526508,173678,xm238869,183631l150040,526508r88829,l238869,183631xe" fillcolor="#de5a00" stroked="f">
                      <v:path arrowok="t"/>
                    </v:shape>
                    <v:rect id="Rectangle 450" o:spid="_x0000_s1036" style="position:absolute;top:34360;width:19346;height:102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5Mfr0A&#10;AADcAAAADwAAAGRycy9kb3ducmV2LnhtbERPy4rCMBTdC/5DuII7TTuoSDWKD4TBnc6A20tzbYrJ&#10;TWkytf79ZCG4PJz3ets7KzpqQ+1ZQT7NQBCXXtdcKfj9OU2WIEJE1mg9k4IXBdhuhoM1Fto/+ULd&#10;NVYihXAoUIGJsSmkDKUhh2HqG+LE3X3rMCbYVlK3+EzhzsqvLFtIhzWnBoMNHQyVj+ufU9Dvbyi9&#10;NXRH6bJzd8qP+cEqNR71uxWISH38iN/ub61gNk/z05l0BOTm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d5Mfr0AAADcAAAADwAAAAAAAAAAAAAAAACYAgAAZHJzL2Rvd25yZXYu&#10;eG1sUEsFBgAAAAAEAAQA9QAAAIIDAAAAAA==&#10;" filled="f" stroked="f">
                      <v:textbox>
                        <w:txbxContent>
                          <w:p w14:paraId="4EEDEA20" w14:textId="77777777" w:rsidR="00396408" w:rsidRPr="00E03F51" w:rsidRDefault="00396408" w:rsidP="00396408">
                            <w:pPr>
                              <w:pStyle w:val="NormalWeb"/>
                              <w:spacing w:before="0" w:beforeAutospacing="0" w:after="0" w:afterAutospacing="0"/>
                              <w:rPr>
                                <w:b/>
                                <w:color w:val="DE5A00"/>
                                <w:sz w:val="22"/>
                                <w:szCs w:val="22"/>
                                <w14:textFill>
                                  <w14:solidFill>
                                    <w14:srgbClr w14:val="DE5A00">
                                      <w14:alpha w14:val="1000"/>
                                    </w14:srgbClr>
                                  </w14:solidFill>
                                </w14:textFill>
                              </w:rPr>
                            </w:pPr>
                            <w:r w:rsidRPr="00E03F51">
                              <w:rPr>
                                <w:rFonts w:asciiTheme="minorHAnsi" w:hAnsi="Calibri" w:cstheme="minorBidi"/>
                                <w:b/>
                                <w:color w:val="DE5A00"/>
                                <w:kern w:val="24"/>
                                <w:sz w:val="22"/>
                                <w:szCs w:val="22"/>
                                <w14:textFill>
                                  <w14:solidFill>
                                    <w14:srgbClr w14:val="DE5A00">
                                      <w14:alpha w14:val="1000"/>
                                    </w14:srgbClr>
                                  </w14:solidFill>
                                </w14:textFill>
                              </w:rPr>
                              <w:t>CONTOSO REUSES AND RECYCLES 55% OF PARTS</w:t>
                            </w:r>
                          </w:p>
                        </w:txbxContent>
                      </v:textbox>
                    </v:rect>
                    <v:shape id="Freeform 451" o:spid="_x0000_s1037" style="position:absolute;left:6514;top:24722;width:9175;height:8703;visibility:visible;mso-wrap-style:square;v-text-anchor:middle" coordsize="6248391,59267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4gZ8MA&#10;AADcAAAADwAAAGRycy9kb3ducmV2LnhtbESPQYvCMBSE78L+h/AWvGmarS5LNYoIingRddnzo3m2&#10;ZZuX0kSt/nojCB6HmfmGmc47W4sLtb5yrEENExDEuTMVFxp+j6vBDwgfkA3WjknDjTzMZx+9KWbG&#10;XXlPl0MoRISwz1BDGUKTSenzkiz6oWuIo3dyrcUQZVtI0+I1wm0tv5LkW1qsOC6U2NCypPz/cLYa&#10;0rtVy3S33aRrW6lkcVP37Z/Suv/ZLSYgAnXhHX61N0bDaKzgeSYeAT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4gZ8MAAADcAAAADwAAAAAAAAAAAAAAAACYAgAAZHJzL2Rv&#10;d25yZXYueG1sUEsFBgAAAAAEAAQA9QAAAIgDAAAAAA==&#10;" path="m2450069,5066634r-711776,241947l3103429,5765884,4377624,5287582,3008574,5197108r-5,-6383l2450069,5066634xm985146,4915486r-127000,47625l1518546,5166311r136525,-47625l985146,4915486xm744961,4687779l203584,4794474r571718,191518l778771,4940886r152400,-50800l934346,4798011r119749,-41545l744961,4687779xm2346825,4194604r2381,l2406356,4194604r,2151l2792118,4211273v-794,23812,794,42862,,66674l2406356,4265570r,430927l2346825,4696497r,-432837l2346825,4194604xm1264547,4115387r384175,19050l1636022,4902787r-34925,-9525l1610622,4188412r-107950,-7996l1502672,4800378r-45719,-2267l1456953,4177029r-103506,-7667c1351330,4374679,1349214,4576820,1347097,4782137r-88900,28575c1260314,4578937,1262430,4347162,1264547,4115387xm730253,4066968r1727,l773439,4066968r,1541l1009753,4077292r,48006l773439,4117810r,308728l730253,4426538r,-310096l730253,4066968xm1035960,3521661v-531,14634,-1062,29269,-1593,43903l793838,3589421r,271763l754016,3861184r,-267814l754016,3552731r1525,l755609,3550930r280351,-29269xm1128247,3376714r-492350,72088l635897,4651916r106890,-21246l750132,4641089r378115,82588l1128247,3376714xm2798072,3326400v-794,23812,-1587,47625,-2381,71437l2436122,3436655r,442194l2376591,3878849r,-435768l2376591,3376956r2280,l2378972,3374025r419100,-47625xm1649611,3307096v-671,20128,-1341,40257,-2012,60385l1343658,3400293r,373783l1293337,3774076r,-368351l1293337,3349830r1927,l1295350,3347353r354261,-40257xm3006870,3101650r-812803,119009l2194092,3266478r-307,-55l2195160,4956710r813363,177654l3006870,3101650xm1845287,2828853r-657570,172671l1187717,3213881r,154125l1187717,4792812r-59470,l1128247,4772941r-8201,-1822l1117419,4772104r1186,365l1006736,4814420r660400,203200l1803661,4969995r-5682,-1723l1846573,4951321r-1314,-1614970l1845566,3336406r-35,-64716l1845259,3271730r,-180754l1845431,3090944r-144,-262091xm3006712,2374481r-389,7911l845447,2997319r,280538l1128247,3224997r,-260328l1128293,2964669r27,-4104l1847641,2771329r1206,8097l2193875,2871002r85,154796l3006685,2873887r-16,-18977l3006976,2854965r-264,-480484xm2110687,2224009r-638971,240221l1471716,2748506r639134,-188290l2110687,2224009xm3897204,1916959r-213,4892l2649833,2323017r-1406,78828l3010609,2295146r-142,2894l3217781,2353065r584217,-172112l3797712,2268199r-434170,123553l3897416,2533452r-212,-616493xm4446442,1240510v-137102,,-254735,23349,-304983,56622l4128163,1309130r-1550,46778l4108007,1917602r429402,182242l4514957,1422052r-5896,-178001l4446442,1240510xm2488320,1203635r-23592,1799c2431149,1210700,2403939,1223254,2390373,1239426r-4787,7775l2385028,1277514r-17433,947451l2488320,2261340r,-1057705xm3770415,1112664v-35422,-1352,-73899,2893,-113870,10083l3609091,1133471r48453,782133l3897176,1835806r-3,-7684l4033735,1886080r42063,-678992l4053159,1198677v-95800,-38760,-192376,-82564,-282744,-86013xm4319582,1012662r-1978,112c4238405,1022158,4174958,1039928,4141459,1062112r-363,328l4141096,1133957r,120752l4203330,1228855v29949,-8389,65611,-15176,105210,-19868l4319582,1208362r,-24630l4319582,1012662xm3275773,790409v-137102,,-254735,23348,-304983,56622l2957494,859029r-1550,46778l2950416,1072691r,17122l2949857,1089564r-35561,1073540l3378624,2008484,3344288,971951r-5896,-178001l3275773,790409xm4659813,652617v178250,-13111,482479,236975,672486,246341c5462906,905396,5713226,829164,5831734,827216v238205,-3917,277771,110372,416657,165558c6122382,952304,5990855,875963,5870365,871365v-141688,-5409,-332258,78729,-471843,82779c5237328,958821,5140860,881716,5014977,832734,4898097,787255,4753164,683692,4661785,703047v-110094,23317,-60705,91977,-91057,137965c4564749,833654,4504483,697089,4625914,658898v10692,-3363,22016,-5407,33899,-6281xm3148913,562561r-1978,112c3067736,572056,3004289,589827,2970790,612010r-363,328l2970427,683855r,120752l3032661,778754v29949,-8389,65611,-15177,105210,-19868l3148913,758261r,-24630l3148913,562561xm3244271,481707v182803,,330994,41507,330994,92708l3574576,576331r31484,508212l3622119,1081452v42173,-7320,80038,-12450,109665,-12937c3910438,1065578,3977357,1129131,4058244,1184373r18336,10104l4086644,1032013r-2698,-7497c4083946,973316,4232137,931808,4414940,931808v182803,,330994,41508,330994,92708l4745245,1026433r109094,1761003l5404111,2933356r,352024l5950846,3383548r,230651l5889313,3636521v-703,205063,-612,414737,-521,624411l5888436,4687090r125134,28573l6034450,4715663r,104402l6013570,4820065,3090307,5926729,,4882707,,4778305,583193,4662391r,-1205872l580651,3456891r,-129540l778416,3290386r,-273992l777473,3016662v794,-22004,-794,-41627,,-63631l1400081,2769610r,-333078l1400575,2436532r14,-2118l2108004,2147546r2675,60038l2110650,2147545r222343,66994l2367035,1239021r-971,-4790c2366064,1201509,2419409,1174984,2485214,1174984v65805,,119151,26525,119151,59247l2604116,1235455r35563,1019097l2815993,2195840r70314,-1135022l2823383,1031862c2729028,984456,2630370,929831,2561835,944346v-110094,23318,-60705,91977,-91057,137966c2464799,1074954,2404533,938389,2525964,900197v10692,-3363,22016,-5406,33899,-6281c2643046,887798,2753665,938998,2867308,996303r22296,11292l2915975,581911r-2698,-7496c2913277,523214,3061468,481707,3244271,481707xm3375694,859v307655,-22630,832746,409012,1160691,425177c4761809,437148,5193855,305574,5398397,302211v411135,-6760,479425,190500,719138,285750c5900047,518111,5673035,386349,5465072,378411v-244549,-9335,-573467,135884,-814387,142875c4372469,529359,4205968,396277,3988697,311736,3786965,233241,3536815,54494,3379097,87899v-190019,40246,-104775,158750,-157162,238125c3211616,313324,3107599,77617,3317185,11699v18455,-5804,37999,-9332,58509,-10840xe" fillcolor="#de5a00" stroked="f" strokeweight="1pt">
                      <v:stroke joinstyle="miter"/>
                      <v:path arrowok="t" o:connecttype="custom" o:connectlocs="359776,744001;255257,779529;455718,846681;642825,776446;441789,763160;441788,762223;144662,721806;126013,728799;222988,758638;243036,751644;109392,688369;29895,704036;113848,732159;114357,725536;136736,718076;137202,704555;154787,698455;344615,615949;344965,615949;353357,615949;353357,616265;410004,618397;410004,628188;353357,626370;353357,689649;344615,689649;344615,626090;185690,604317;242104,607114;240239,719941;235110,718542;236509,615040;220657,613866;220657,704903;213944,704570;213944,613368;198745,612243;197812,702224;184758,706420;185690,604317;107233,597207;107486,597207;113574,597207;113574,597433;148275,598723;148275,605772;113574,604673;113574,650007;107233,650007;107233,604472;152124,517132;151890,523579;116570,527082;116570,566989;110722,566989;110722,527662;110722,521694;110946,521694;110956,521430;165675,495848;93377,506433;93377,683102;109073,679983;110152,681512;165675,693640;410878,488459;410528,498949;357728,504650;357728,569583;348986,569583;348986,505593;348986,495883;349321,495883;349336,495453;242234,485625;241939,494492;197307,499310;197307,554197;189918,554197;189918,500108;189918,491900;190201,491900;190213,491536;441539,455456;322184,472932;322188,479660;322143,479652;322344,727859;441781,753947;270968,415398;174408,440753;174408,471937;174408,494569;174408,703792;165675,703792;165675,700874;164471,700607;164085,700751;164260,700805;147832,706965;244808,736804;264855,729810;264021,729557;271157,727068;270964,489921;271009,489929;271004,480426;270964,480431;270964,453889;270989,453884;441515,348676;441458,349838;124148,440136;124148,481331;165675,473569;165675,435342;165682,435342;165686,434739;271314,406951;271491,408140;322156,421587;322168,444318;441511,422011;441509,419224;441554,419232;309940,326581;216112,361855;216112,403599;309964,375950;572278,281492;572247,282211;389110,341119;388904,352695;442088,337027;442067,337452;472509,345532;558298,320258;557668,333070;493913,351213;572309,372020;652930,182160;608145,190475;606193,192237;605965,199106;603233,281587;666288,308348;662991,208819;662125,182680;365393,176746;361929,177010;351010,182001;350307,183143;350225,187594;347665,326721;365393,332062;553660,163387;536939,164868;529971,166443;537086,281293;572274,269576;572274,268447;592327,276958;598503,177253;595179,176018;553660,163387;634301,148703;634011,148719;608145,155964;608092,156012;608092,166514;608092,184246;617231,180449;632680,177532;634301,177440;634301,173823;481025,116066;436240,124381;434288,126143;434060,133012;433249,157517;433249,160032;433167,159995;427945,317637;496128,294932;491086,142724;490220,116586;684262,95832;783012,132006;856351,121471;917534,145782;862023,127954;792736,140110;736415,122281;684552,103238;671181,123497;679284,96755;684262,95832;462397,82608;462106,82625;436240,89870;436187,89918;436187,100419;436187,118151;445326,114355;460775,111437;462397,111345;462397,107729;476399,70735;525004,84349;524902,84630;529526,159258;531884,158804;547987,156904;595926,173917;598618,175401;600096,151544;599700,150443;648304,136830;696908,150443;696807,150725;712827,409316;793557,430743;793557,482436;873842,496851;873842,530721;864806,533998;864729,625689;864677,688267;883052,692463;886118,692463;886118,707794;883052,707794;453791,870300;0,716992;0,701662;85638,684641;85638,507566;85265,507621;85265,488599;114305,483171;114305,442937;114167,442976;114167,433633;205592,406698;205592,357788;205665,357788;205667,357477;309546,315353;309939,324169;309935,315352;342584,325190;347583,181942;347441,181238;364937,172538;382433,181238;382397,181418;387619,331066;413510,322444;423835,155774;414595,151522;376188,138671;362817,158930;370921,132188;375899,131266;421045,146300;424319,147958;428191,85450;427795,84349;476399,70735;495698,126;666137,62561;792718,44378;898319,86338;802509,55567;682922,76547;585713,45776;496198,12907;473119,47874;487106,1718;495698,126"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id="Group 452" o:spid="_x0000_s1038" style="position:absolute;left:33774;top:53460;width:41811;height:9228" coordorigin="33774,53460" coordsize="41810,92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octKcYAAADcAAAADwAAAGRycy9kb3ducmV2LnhtbESPQWvCQBSE7wX/w/KE&#10;3ppNbFMkZhURKx5CoSqU3h7ZZxLMvg3ZbRL/fbdQ6HGYmW+YfDOZVgzUu8aygiSKQRCXVjdcKbic&#10;356WIJxH1thaJgV3crBZzx5yzLQd+YOGk69EgLDLUEHtfZdJ6cqaDLrIdsTBu9reoA+yr6TucQxw&#10;08pFHL9Kgw2HhRo72tVU3k7fRsFhxHH7nOyH4nbd3b/O6ftnkZBSj/NpuwLhafL/4b/2USt4SR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hy0pxgAAANwA&#10;AAAPAAAAAAAAAAAAAAAAAKoCAABkcnMvZG93bnJldi54bWxQSwUGAAAAAAQABAD6AAAAnQMAAAAA&#10;">
                    <v:shape id="TextBox 36" o:spid="_x0000_s1039" style="position:absolute;left:33774;top:53460;width:4743;height:8375;visibility:visible;mso-wrap-style:square;v-text-anchor:middle" coordsize="474255,837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6W9MUA&#10;AADcAAAADwAAAGRycy9kb3ducmV2LnhtbESPX2vCMBTF3wf7DuEOfJupm85RjSKDwRjC0O3BvV2b&#10;26ba3IQm1vrtjTDY4+H8+XHmy942oqM21I4VjIYZCOLC6ZorBT/f74+vIEJE1tg4JgUXCrBc3N/N&#10;MdfuzBvqtrESaYRDjgpMjD6XMhSGLIah88TJK11rMSbZVlK3eE7jtpFPWfYiLdacCAY9vRkqjtuT&#10;TZDmwGVR7ibrqey+9p/mt/Zjr9TgoV/NQETq43/4r/2hFYwnz3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pb0xQAAANwAAAAPAAAAAAAAAAAAAAAAAJgCAABkcnMv&#10;ZG93bnJldi54bWxQSwUGAAAAAAQABAD1AAAAigMAAAAA&#10;" path="m220457,v95879,,160905,18732,195076,56195c449705,93658,466790,145709,466790,212346v,45089,-6137,77662,-18412,97721c436102,330126,414538,348444,383684,365022v30522,10290,53248,27136,68177,50538c466790,438962,474255,493816,474255,580121v,64061,-7299,113767,-21896,149118c437761,764590,412547,791477,376717,809900v-35830,18423,-81780,27635,-137847,27635c175171,837535,125158,826835,88830,805437,52502,784038,28615,757829,17169,726809,5723,695789,,641961,,565324l,501625r201049,l201049,632506v,34835,2073,56980,6220,66435c211416,708396,220623,713124,234888,713124v15593,,25878,-5972,30854,-17915c270719,683265,273207,652079,273207,601652r,-55737c273207,515062,269723,492502,262756,478236v-6967,-14266,-17251,-23638,-30854,-28117c218300,445640,191925,443069,152777,442405r,-116946c200551,325459,230078,323634,241358,319985v11280,-3649,19408,-11612,24384,-23887c270719,283823,273207,264581,273207,238371r,-44788c273207,165384,270304,146805,264498,137847v-5806,-8957,-14846,-13436,-27121,-13436c223443,124411,213904,129139,208762,138594v-5142,9455,-7713,29610,-7713,60464l201049,265244,,265244,,196569c,119600,17584,67597,52751,40558,87917,13519,143819,,220457,xe" fillcolor="#ffc000" stroked="f" strokeweight="1pt">
                      <v:stroke joinstyle="miter"/>
                      <v:path arrowok="t"/>
                    </v:shape>
                    <v:rect id="Rectangle 454" o:spid="_x0000_s1040" style="position:absolute;left:49270;top:55017;width:26315;height:76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VKfcIA&#10;AADcAAAADwAAAGRycy9kb3ducmV2LnhtbESPzWrDMBCE74W8g9hAbo3s4pbgRAn5wVB6q1vIdbE2&#10;lom0MpZqu29fFQo9DjPzDbM7zM6KkYbQeVaQrzMQxI3XHbcKPj+qxw2IEJE1Ws+k4JsCHPaLhx2W&#10;2k/8TmMdW5EgHEpUYGLsSylDY8hhWPueOHk3PziMSQ6t1ANOCe6sfMqyF+mw47RgsKezoeZefzkF&#10;8+mK0ltDN5Quexur/JKfrVKr5Xzcgog0x//wX/tVKyie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5Up9wgAAANwAAAAPAAAAAAAAAAAAAAAAAJgCAABkcnMvZG93&#10;bnJldi54bWxQSwUGAAAAAAQABAD1AAAAhwMAAAAA&#10;" filled="f" stroked="f">
                      <v:textbox>
                        <w:txbxContent>
                          <w:p w14:paraId="183BAC7D" w14:textId="77777777" w:rsidR="00396408" w:rsidRPr="00E03F51" w:rsidRDefault="00396408" w:rsidP="00396408">
                            <w:pPr>
                              <w:pStyle w:val="NormalWeb"/>
                              <w:spacing w:before="0" w:beforeAutospacing="0" w:after="0" w:afterAutospacing="0"/>
                              <w:rPr>
                                <w:rFonts w:asciiTheme="minorHAnsi" w:hAnsi="Calibri" w:cstheme="minorBidi"/>
                                <w:color w:val="FFC000"/>
                                <w:kern w:val="24"/>
                                <w:sz w:val="22"/>
                                <w:szCs w:val="22"/>
                              </w:rPr>
                            </w:pPr>
                            <w:r w:rsidRPr="00E03F51">
                              <w:rPr>
                                <w:rFonts w:asciiTheme="minorHAnsi" w:hAnsi="Calibri" w:cstheme="minorBidi"/>
                                <w:color w:val="FFC000"/>
                                <w:kern w:val="24"/>
                                <w:sz w:val="22"/>
                                <w:szCs w:val="22"/>
                              </w:rPr>
                              <w:t>BROUGHT BACK TO NORTHWIND TO RECYCLE</w:t>
                            </w:r>
                          </w:p>
                        </w:txbxContent>
                      </v:textbox>
                    </v:rect>
                    <v:shape id="Freeform 455" o:spid="_x0000_s1041" style="position:absolute;left:39079;top:55171;width:9176;height:7101;flip:x;visibility:visible;mso-wrap-style:square;v-text-anchor:middle" coordsize="5505450,4381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0qt8QA&#10;AADcAAAADwAAAGRycy9kb3ducmV2LnhtbESPQWvCQBSE74X+h+UJvdVNpJYQXcUWSoK32qLXZ/aZ&#10;BLNvQ3ZNtv++KxR6HGbmG2a9DaYTIw2utawgnScgiCurW64VfH99PGcgnEfW2FkmBT/kYLt5fFhj&#10;ru3EnzQefC0ihF2OChrv+1xKVzVk0M1tTxy9ix0M+iiHWuoBpwg3nVwkyas02HJcaLCn94aq6+Fm&#10;FLydssW+kKdwLo79LqRleguhU+ppFnYrEJ6C/w//tUut4GW5hPuZe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NKrfEAAAA3AAAAA8AAAAAAAAAAAAAAAAAmAIAAGRycy9k&#10;b3ducmV2LnhtbFBLBQYAAAAABAAEAPUAAACJAwAAAAA=&#10;" path="m190500,3347565r-4763,938l190500,3350099r,-2534xm4984218,3216131l2482853,3819142r-3,384l2481458,3819478r-196,47l2481263,3819471r-256580,-8874c2093715,3805239,1959620,3798542,1821061,3790505r-392423,-25646l2831372,4234756,5334000,3295328r-349782,-79197xm3721101,1753394r663960,133769l4385061,2353280r-663960,-53314l3721101,1753394xm3721101,953517r663960,258087l4385061,1661609,3721101,1485063r,-531546xm2518246,127072v1960,122743,746,226436,-468,358704l3505201,869595r,558061l2518246,1165226v1960,71587,746,268589,-468,345731l3505201,1709896r,572734l2518246,2203380v1960,21618,746,347810,-468,371105l3505201,2568995r,628257l2519268,3340408r13,29599c2519271,3538679,2518982,3677852,2518247,3700002l3721102,3436106r,-270203l3721101,3165903r,-598108l4385061,2564104r,623597l4385062,3187701r,102738l4905378,3176287v397,-12013,794,-74343,1191,-149254l4906739,2993751r-334738,48603l4572001,2563064r336552,-1871c4907494,2549469,4906436,2406784,4905377,2395060r-333376,-26769l4572001,1924826r336551,67806c4907493,1953808,4906436,1838784,4905377,1799960r-333376,-88644l4572001,1284269r336551,130820c4907493,1348522,4906436,1281954,4905377,1215387l2518246,127072xm2505075,l5009958,1152525r,2015282l5486400,3276601r19050,l5505450,3371851r-19050,l2819400,4381501,,3429001r,-95250l190500,3295888r,-2238612l2505075,1r,-1xe" fillcolor="#ffc000" stroked="f" strokeweight="1pt">
                      <v:stroke joinstyle="miter"/>
                      <v:path arrowok="t" o:connecttype="custom" o:connectlocs="31749,542519;30955,542671;31749,542929;830666,521218;413790,618944;413790,619006;413558,618999;413525,619006;413525,618997;370764,617559;303497,614303;238096,610147;471874,686300;888960,534053;620156,284161;730811,305841;730811,381381;620156,372741;620156,154530;730811,196357;730811,269286;620156,240675;419689,20594;419611,78727;584174,140930;584174,231371;419689,188841;419611,244871;584174,277112;584174,369931;419689,357088;419611,417230;584174,416341;584174,518158;419859,541359;419861,546156;419689,599636;620156,556868;620156,513078;620156,513078;620156,416146;730811,415548;730811,516610;730811,516610;730811,533261;817526,514761;817725,490572;817753,485178;761966,493055;761966,415379;818056,415076;817526,388152;761966,383814;761966,311944;818055,322933;817526,291708;761966,277342;761966,208133;818055,229334;817526,196970;417494,0;834956,186782;834956,513386;914359,531018;917534,531018;917534,546454;914359,546454;469879,710082;0,555716;0,540280;31749,534144;31749,171346;417494,0" o:connectangles="0,0,0,0,0,0,0,0,0,0,0,0,0,0,0,0,0,0,0,0,0,0,0,0,0,0,0,0,0,0,0,0,0,0,0,0,0,0,0,0,0,0,0,0,0,0,0,0,0,0,0,0,0,0,0,0,0,0,0,0,0,0,0,0,0,0,0,0,0,0,0,0,0"/>
                    </v:shape>
                  </v:group>
                  <v:group id="Group 456" o:spid="_x0000_s1042" style="position:absolute;left:34756;width:37692;height:8825" coordorigin="34756" coordsize="37691,88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bwrKsYAAADcAAAADwAAAGRycy9kb3ducmV2LnhtbESPT2vCQBTE7wW/w/KE&#10;3uomWkWiq4jU0kMoNBFKb4/sMwlm34bsNn++fbdQ6HGYmd8w++NoGtFT52rLCuJFBIK4sLrmUsE1&#10;vzxtQTiPrLGxTAomcnA8zB72mGg78Af1mS9FgLBLUEHlfZtI6YqKDLqFbYmDd7OdQR9kV0rd4RDg&#10;ppHLKNpIgzWHhQpbOldU3LNvo+B1wOG0il/69H47T1/5+v0zjUmpx/l42oHwNPr/8F/7TSt4Xm/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vCsqxgAAANwA&#10;AAAPAAAAAAAAAAAAAAAAAKoCAABkcnMvZG93bnJldi54bWxQSwUGAAAAAAQABAD6AAAAnQMAAAAA&#10;">
                    <v:shape id="TextBox 40" o:spid="_x0000_s1043" style="position:absolute;left:34756;width:3399;height:8056;visibility:visible;mso-wrap-style:square;v-text-anchor:middle" coordsize="339891,805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Iw5sQA&#10;AADcAAAADwAAAGRycy9kb3ducmV2LnhtbESPQWsCMRSE7wX/Q3hCbzWrrLVdjSJCa69VQXp73Tw3&#10;i5uXsInu9t83guBxmJlvmMWqt424UhtqxwrGowwEcel0zZWCw/7j5Q1EiMgaG8ek4I8CrJaDpwUW&#10;2nX8TdddrESCcChQgYnRF1KG0pDFMHKeOHkn11qMSbaV1C12CW4bOcmyV2mx5rRg0NPGUHneXawC&#10;H9+Pm21+Wf92n705bd30J2+8Us/Dfj0HEamPj/C9/aUV5NMZ3M6k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iMObEAAAA3AAAAA8AAAAAAAAAAAAAAAAAmAIAAGRycy9k&#10;b3ducmV2LnhtbFBLBQYAAAAABAAEAPUAAACJAwAAAAA=&#10;" path="m221452,l339891,r,805686l138843,805686r,-431955c138843,311360,137350,273870,134364,261263v-2985,-12607,-11197,-22145,-24633,-28614c96295,226180,66353,222945,19906,222945l,222945,,129015c97207,108093,171024,65088,221452,xe" fillcolor="#ffc000" stroked="f" strokeweight="1pt">
                      <v:stroke joinstyle="miter"/>
                      <v:path arrowok="t"/>
                    </v:shape>
                    <v:rect id="Rectangle 458" o:spid="_x0000_s1044" style="position:absolute;left:49270;top:1384;width:23178;height:72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hAeL0A&#10;AADcAAAADwAAAGRycy9kb3ducmV2LnhtbERPy4rCMBTdC/5DuII7TTuoSDWKD4TBnc6A20tzbYrJ&#10;TWkytf79ZCG4PJz3ets7KzpqQ+1ZQT7NQBCXXtdcKfj9OU2WIEJE1mg9k4IXBdhuhoM1Fto/+ULd&#10;NVYihXAoUIGJsSmkDKUhh2HqG+LE3X3rMCbYVlK3+EzhzsqvLFtIhzWnBoMNHQyVj+ufU9Dvbyi9&#10;NXRH6bJzd8qP+cEqNR71uxWISH38iN/ub61gNk9r05l0BOTm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6hAeL0AAADcAAAADwAAAAAAAAAAAAAAAACYAgAAZHJzL2Rvd25yZXYu&#10;eG1sUEsFBgAAAAAEAAQA9QAAAIIDAAAAAA==&#10;" filled="f" stroked="f">
                      <v:textbox>
                        <w:txbxContent>
                          <w:p w14:paraId="4454E93D" w14:textId="77777777" w:rsidR="00396408" w:rsidRPr="00E03F51" w:rsidRDefault="00396408" w:rsidP="00396408">
                            <w:pPr>
                              <w:pStyle w:val="NormalWeb"/>
                              <w:spacing w:before="0" w:beforeAutospacing="0" w:after="0" w:afterAutospacing="0"/>
                              <w:rPr>
                                <w:rFonts w:asciiTheme="minorHAnsi" w:hAnsi="Calibri" w:cstheme="minorBidi"/>
                                <w:color w:val="FFC000"/>
                                <w:kern w:val="24"/>
                                <w:sz w:val="22"/>
                                <w:szCs w:val="22"/>
                              </w:rPr>
                            </w:pPr>
                            <w:r w:rsidRPr="00E03F51">
                              <w:rPr>
                                <w:rFonts w:asciiTheme="minorHAnsi" w:hAnsi="Calibri" w:cstheme="minorBidi"/>
                                <w:color w:val="FFC000"/>
                                <w:kern w:val="24"/>
                                <w:sz w:val="22"/>
                                <w:szCs w:val="22"/>
                              </w:rPr>
                              <w:t>TV MANUFACTURED BY CONTOSO</w:t>
                            </w:r>
                          </w:p>
                        </w:txbxContent>
                      </v:textbox>
                    </v:rect>
                    <v:shape id="Freeform 459" o:spid="_x0000_s1045" style="position:absolute;left:39034;top:1730;width:8915;height:7095;visibility:visible;mso-wrap-style:square;v-text-anchor:middle" coordsize="5505450,4381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Ov+8cA&#10;AADcAAAADwAAAGRycy9kb3ducmV2LnhtbESPQUvDQBSE74L/YXmCl2I2tVXamG0RpbEXD1bBHh/Z&#10;ZzZt9m3Irun6712h4HGYmW+Ych1tJ0YafOtYwTTLQRDXTrfcKPh439wsQPiArLFzTAp+yMN6dXlR&#10;YqHdid9o3IVGJAj7AhWYEPpCSl8bsugz1xMn78sNFkOSQyP1gKcEt528zfN7abHltGCwpydD9XH3&#10;bRU0sTrsF5Px+TO2eWUO85dKvs6Uur6Kjw8gAsXwHz63t1rB/G4Jf2fSEZ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Tr/vHAAAA3AAAAA8AAAAAAAAAAAAAAAAAmAIAAGRy&#10;cy9kb3ducmV2LnhtbFBLBQYAAAAABAAEAPUAAACMAwAAAAA=&#10;" path="m190500,3347565r-4763,938l190500,3350099r,-2534xm4984218,3216131l2482853,3819142r-3,384l2481458,3819478r-196,47l2481263,3819471r-256580,-8874c2093715,3805239,1959620,3798542,1821061,3790505r-392423,-25646l2831372,4234756,5334000,3295328r-349782,-79197xm3721101,1753394r663960,133769l4385061,2353280r-663960,-53314l3721101,1753394xm3721101,953517r663960,258087l4385061,1661609,3721101,1485063r,-531546xm2518246,127072v1960,122743,746,226436,-468,358704l3505201,869595r,558061l2518246,1165226v1960,71587,746,268589,-468,345731l3505201,1709896r,572734l2518246,2203380v1960,21618,746,347810,-468,371105l3505201,2568995r,628257l2519268,3340408r13,29599c2519271,3538679,2518982,3677852,2518247,3700002l3721102,3436106r,-270203l3721101,3165903r,-598108l4385061,2564104r,623597l4385062,3187701r,102738l4905378,3176287v397,-12013,794,-74343,1191,-149254l4906739,2993751r-334738,48603l4572001,2563064r336552,-1871c4907494,2549469,4906436,2406784,4905377,2395060r-333376,-26769l4572001,1924826r336551,67806c4907493,1953808,4906436,1838784,4905377,1799960r-333376,-88644l4572001,1284269r336551,130820c4907493,1348522,4906436,1281954,4905377,1215387l2518246,127072xm2505075,l5009958,1152525r,2015282l5486400,3276601r19050,l5505450,3371851r-19050,l2819400,4381501,,3429001r,-95250l190500,3295888r,-2238612l2505075,1r,-1xe" fillcolor="#ffc000" stroked="f" strokeweight="1pt">
                      <v:stroke joinstyle="miter"/>
                      <v:path arrowok="t" o:connecttype="custom" o:connectlocs="30845,542027;30074,542179;30845,542438;807029,520746;402016,618384;402015,618446;401790,618438;401758,618446;401758,618437;360214,617000;294860,613747;231321,609594;458447,685679;863664,533569;602509,283904;710015,305564;710015,381036;602509,372403;602509,154391;710015,196179;710015,269043;602509,240457;407746,20575;407671,78655;567551,140802;567551,231162;407746,188670;407671,244649;567551,276861;567551,369596;407746,356764;407671,416853;567551,415964;567551,517689;407912,540868;407914,545661;407747,599093;602509,556364;602509,512613;602509,512613;602509,415769;710015,415172;710015,516143;710015,516143;710015,532778;794263,514295;794456,490128;794484,484739;740284,492608;740284,415003;794777,414700;794263,387801;740284,383466;740284,311662;794777,322641;794263,291444;740284,277091;740284,207945;794777,229127;794263,196792;405614,0;811197,186613;811197,512921;888340,530537;891425,530537;891425,545960;888340,545960;456508,709439;0,555213;0,539791;30845,533660;30845,171191;405614,0" o:connectangles="0,0,0,0,0,0,0,0,0,0,0,0,0,0,0,0,0,0,0,0,0,0,0,0,0,0,0,0,0,0,0,0,0,0,0,0,0,0,0,0,0,0,0,0,0,0,0,0,0,0,0,0,0,0,0,0,0,0,0,0,0,0,0,0,0,0,0,0,0,0,0,0,0"/>
                      <o:lock v:ext="edit" aspectratio="t"/>
                    </v:shape>
                  </v:group>
                  <v:shape id="Freeform 460" o:spid="_x0000_s1046" style="position:absolute;left:37346;top:34890;width:8052;height:5564;visibility:visible;mso-wrap-style:square;v-text-anchor:middle" coordsize="1879938,1299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3PSsIA&#10;AADcAAAADwAAAGRycy9kb3ducmV2LnhtbERPTYvCMBC9C/sfwix401QRla5R7IKwCIK2XvY2NGNb&#10;t5mUJmurv94cBI+P973a9KYWN2pdZVnBZByBIM6trrhQcM52oyUI55E11pZJwZ0cbNYfgxXG2nZ8&#10;olvqCxFC2MWooPS+iaV0eUkG3dg2xIG72NagD7AtpG6xC+GmltMomkuDFYeGEhv6Lin/S/+Ngu6Q&#10;7I/Jwk5+814er9vHI10mmVLDz377BcJT79/il/tHK5jNw/xwJhwB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c9KwgAAANwAAAAPAAAAAAAAAAAAAAAAAJgCAABkcnMvZG93&#10;bnJldi54bWxQSwUGAAAAAAQABAD1AAAAhwMAAAAA&#10;" path="m564273,1176658r269410,l833683,1237526r3388,l833683,1239382v,13319,47586,24116,106286,24116c998669,1263498,1046255,1252701,1046255,1239382r-3388,-1856l1046256,1237526r,-60868l1315665,1176658r51627,122397l512646,1299055r51627,-122397xm206229,134008r1467480,c1696166,134008,1714371,152213,1714371,174670r,701241c1714371,898368,1696166,916573,1673709,916573r-1467480,c183772,916573,165567,898368,165567,875911r,-701241c165567,152213,183772,134008,206229,134008xm141338,78198v-25660,,-46462,20802,-46462,46462l94876,925920v,25660,20802,46462,46462,46462l1738601,972382v25660,,46462,-20802,46462,-46462l1785063,124660v,-25660,-20802,-46462,-46462,-46462l141338,78198xm,l1879938,r,1050581l1018166,1050581r,161793l1018166,1215965r-3195,l1012021,1219281v-11871,6368,-39662,10836,-72052,10836c907579,1230117,879788,1225649,867917,1219281r-2950,-3316l861772,1215965r,-3591l861772,1050581,,1050581,,xe" fillcolor="#de5a00" stroked="f">
                    <v:path arrowok="t" o:connecttype="custom" o:connectlocs="241681,503968;357070,503968;357070,530038;358521,530038;357070,530833;402593,541162;448116,530833;446665,530038;448116,530038;448116,503968;563505,503968;585617,556391;219569,556391;88329,57396;716857,57396;734273,74812;734273,375157;716857,392572;88329,392572;70913,375157;70913,74812;88329,57396;60536,33493;40636,53392;40636,396576;60536,416476;744651,416476;764551,396576;764551,53392;744651,33493;0,0;805186,0;805186,449968;436085,449968;436085,519265;436085,520803;434717,520803;433453,522223;402593,526865;371733,522223;370469,520803;369101,520803;369101,519265;369101,449968;0,449968" o:connectangles="0,0,0,0,0,0,0,0,0,0,0,0,0,0,0,0,0,0,0,0,0,0,0,0,0,0,0,0,0,0,0,0,0,0,0,0,0,0,0,0,0,0,0,0,0"/>
                  </v:shape>
                  <v:shape id="Freeform 461" o:spid="_x0000_s1047" style="position:absolute;left:46845;top:34819;width:8052;height:5564;visibility:visible;mso-wrap-style:square;v-text-anchor:middle" coordsize="1879938,1299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Fq0cYA&#10;AADcAAAADwAAAGRycy9kb3ducmV2LnhtbESPQWvCQBSE70L/w/IKvekmUlSia0gKQikUNHrx9sg+&#10;k9js25DdmtRf3y0UPA4z8w2zSUfTihv1rrGsIJ5FIIhLqxuuFJyOu+kKhPPIGlvLpOCHHKTbp8kG&#10;E20HPtCt8JUIEHYJKqi97xIpXVmTQTezHXHwLrY36IPsK6l7HALctHIeRQtpsOGwUGNHbzWVX8W3&#10;UTB85h/7fGnjcznK/TW734tVflTq5XnM1iA8jf4R/m+/awWvixj+zoQj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Fq0cYAAADcAAAADwAAAAAAAAAAAAAAAACYAgAAZHJz&#10;L2Rvd25yZXYueG1sUEsFBgAAAAAEAAQA9QAAAIsDAAAAAA==&#10;" path="m564273,1176658r269410,l833683,1237526r3388,l833683,1239382v,13319,47586,24116,106286,24116c998669,1263498,1046255,1252701,1046255,1239382r-3388,-1856l1046256,1237526r,-60868l1315665,1176658r51627,122397l512646,1299055r51627,-122397xm206229,134008r1467480,c1696166,134008,1714371,152213,1714371,174670r,701241c1714371,898368,1696166,916573,1673709,916573r-1467480,c183772,916573,165567,898368,165567,875911r,-701241c165567,152213,183772,134008,206229,134008xm141338,78198v-25660,,-46462,20802,-46462,46462l94876,925920v,25660,20802,46462,46462,46462l1738601,972382v25660,,46462,-20802,46462,-46462l1785063,124660v,-25660,-20802,-46462,-46462,-46462l141338,78198xm,l1879938,r,1050581l1018166,1050581r,161793l1018166,1215965r-3195,l1012021,1219281v-11871,6368,-39662,10836,-72052,10836c907579,1230117,879788,1225649,867917,1219281r-2950,-3316l861772,1215965r,-3591l861772,1050581,,1050581,,xe" fillcolor="#de5a00" stroked="f">
                    <v:path arrowok="t" o:connecttype="custom" o:connectlocs="241681,503968;357070,503968;357070,530038;358521,530038;357070,530833;402593,541162;448116,530833;446665,530038;448116,530038;448116,503968;563505,503968;585617,556391;219569,556391;88329,57396;716857,57396;734273,74812;734273,375157;716857,392572;88329,392572;70913,375157;70913,74812;88329,57396;60536,33493;40636,53392;40636,396576;60536,416476;744651,416476;764551,396576;764551,53392;744651,33493;0,0;805186,0;805186,449968;436085,449968;436085,519265;436085,520803;434717,520803;433453,522223;402593,526865;371733,522223;370469,520803;369101,520803;369101,519265;369101,449968;0,449968" o:connectangles="0,0,0,0,0,0,0,0,0,0,0,0,0,0,0,0,0,0,0,0,0,0,0,0,0,0,0,0,0,0,0,0,0,0,0,0,0,0,0,0,0,0,0,0,0"/>
                  </v:shape>
                  <v:shape id="Freeform 462" o:spid="_x0000_s1048" style="position:absolute;left:27847;top:28582;width:8052;height:5564;visibility:visible;mso-wrap-style:square;v-text-anchor:middle" coordsize="1879938,1299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P0psUA&#10;AADcAAAADwAAAGRycy9kb3ducmV2LnhtbESPQYvCMBSE74L/ITxhb5oqi0rXKFYQFkHQ6sXbo3nb&#10;drd5KU3WVn+9EQSPw8x8wyxWnanElRpXWlYwHkUgiDOrS84VnE/b4RyE88gaK8uk4EYOVst+b4Gx&#10;ti0f6Zr6XAQIuxgVFN7XsZQuK8igG9maOHg/tjHog2xyqRtsA9xUchJFU2mw5LBQYE2bgrK/9N8o&#10;aPfJ7pDM7PiSdfLwu77f03lyUupj0K2/QHjq/Dv8an9rBZ/TCTzPh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o/SmxQAAANwAAAAPAAAAAAAAAAAAAAAAAJgCAABkcnMv&#10;ZG93bnJldi54bWxQSwUGAAAAAAQABAD1AAAAigMAAAAA&#10;" path="m564273,1176658r269410,l833683,1237526r3388,l833683,1239382v,13319,47586,24116,106286,24116c998669,1263498,1046255,1252701,1046255,1239382r-3388,-1856l1046256,1237526r,-60868l1315665,1176658r51627,122397l512646,1299055r51627,-122397xm206229,134008r1467480,c1696166,134008,1714371,152213,1714371,174670r,701241c1714371,898368,1696166,916573,1673709,916573r-1467480,c183772,916573,165567,898368,165567,875911r,-701241c165567,152213,183772,134008,206229,134008xm141338,78198v-25660,,-46462,20802,-46462,46462l94876,925920v,25660,20802,46462,46462,46462l1738601,972382v25660,,46462,-20802,46462,-46462l1785063,124660v,-25660,-20802,-46462,-46462,-46462l141338,78198xm,l1879938,r,1050581l1018166,1050581r,161793l1018166,1215965r-3195,l1012021,1219281v-11871,6368,-39662,10836,-72052,10836c907579,1230117,879788,1225649,867917,1219281r-2950,-3316l861772,1215965r,-3591l861772,1050581,,1050581,,xe" fillcolor="#de5a00" stroked="f">
                    <v:path arrowok="t" o:connecttype="custom" o:connectlocs="241681,503968;357070,503968;357070,530038;358521,530038;357070,530833;402593,541162;448116,530833;446665,530038;448116,530038;448116,503968;563505,503968;585617,556391;219569,556391;88329,57396;716857,57396;734273,74812;734273,375157;716857,392572;88329,392572;70913,375157;70913,74812;88329,57396;60536,33493;40636,53392;40636,396576;60536,416476;744651,416476;764551,396576;764551,53392;744651,33493;0,0;805186,0;805186,449968;436085,449968;436085,519265;436085,520803;434717,520803;433453,522223;402593,526865;371733,522223;370469,520803;369101,520803;369101,519265;369101,449968;0,449968" o:connectangles="0,0,0,0,0,0,0,0,0,0,0,0,0,0,0,0,0,0,0,0,0,0,0,0,0,0,0,0,0,0,0,0,0,0,0,0,0,0,0,0,0,0,0,0,0"/>
                  </v:shape>
                  <v:shape id="Freeform 463" o:spid="_x0000_s1049" style="position:absolute;left:37346;top:28582;width:8052;height:5564;visibility:visible;mso-wrap-style:square;v-text-anchor:middle" coordsize="1879938,1299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9RPcYA&#10;AADcAAAADwAAAGRycy9kb3ducmV2LnhtbESPQWvCQBSE74X+h+UVvNWNtViJ2YgRBCkUNOnF2yP7&#10;TGKzb0N2Nam/vlso9DjMzDdMsh5NK27Uu8aygtk0AkFcWt1wpeCz2D0vQTiPrLG1TAq+ycE6fXxI&#10;MNZ24CPdcl+JAGEXo4La+y6W0pU1GXRT2xEH72x7gz7IvpK6xyHATStfomghDTYcFmrsaFtT+ZVf&#10;jYLhI3s/ZG92dipHebhs7vd8mRVKTZ7GzQqEp9H/h//ae63gdTGH3zPhCMj0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9RPcYAAADcAAAADwAAAAAAAAAAAAAAAACYAgAAZHJz&#10;L2Rvd25yZXYueG1sUEsFBgAAAAAEAAQA9QAAAIsDAAAAAA==&#10;" path="m564273,1176658r269410,l833683,1237526r3388,l833683,1239382v,13319,47586,24116,106286,24116c998669,1263498,1046255,1252701,1046255,1239382r-3388,-1856l1046256,1237526r,-60868l1315665,1176658r51627,122397l512646,1299055r51627,-122397xm206229,134008r1467480,c1696166,134008,1714371,152213,1714371,174670r,701241c1714371,898368,1696166,916573,1673709,916573r-1467480,c183772,916573,165567,898368,165567,875911r,-701241c165567,152213,183772,134008,206229,134008xm141338,78198v-25660,,-46462,20802,-46462,46462l94876,925920v,25660,20802,46462,46462,46462l1738601,972382v25660,,46462,-20802,46462,-46462l1785063,124660v,-25660,-20802,-46462,-46462,-46462l141338,78198xm,l1879938,r,1050581l1018166,1050581r,161793l1018166,1215965r-3195,l1012021,1219281v-11871,6368,-39662,10836,-72052,10836c907579,1230117,879788,1225649,867917,1219281r-2950,-3316l861772,1215965r,-3591l861772,1050581,,1050581,,xe" fillcolor="#de5a00" stroked="f">
                    <v:path arrowok="t" o:connecttype="custom" o:connectlocs="241681,503968;357070,503968;357070,530038;358521,530038;357070,530833;402593,541162;448116,530833;446665,530038;448116,530038;448116,503968;563505,503968;585617,556391;219569,556391;88329,57396;716857,57396;734273,74812;734273,375157;716857,392572;88329,392572;70913,375157;70913,74812;88329,57396;60536,33493;40636,53392;40636,396576;60536,416476;744651,416476;764551,396576;764551,53392;744651,33493;0,0;805186,0;805186,449968;436085,449968;436085,519265;436085,520803;434717,520803;433453,522223;402593,526865;371733,522223;370469,520803;369101,520803;369101,519265;369101,449968;0,449968" o:connectangles="0,0,0,0,0,0,0,0,0,0,0,0,0,0,0,0,0,0,0,0,0,0,0,0,0,0,0,0,0,0,0,0,0,0,0,0,0,0,0,0,0,0,0,0,0"/>
                  </v:shape>
                  <v:shape id="Freeform 464" o:spid="_x0000_s1050" style="position:absolute;left:46845;top:28520;width:8052;height:5564;visibility:visible;mso-wrap-style:square;v-text-anchor:middle" coordsize="1879938,1299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vTYscA&#10;AADcAAAADwAAAGRycy9kb3ducmV2LnhtbESP3WrCQBSE7wu+w3KE3tWNEoJNXUUKRVsL1j/o5SF7&#10;TNJmz4bsNkaf3i0IXg4z8w0zmXWmEi01rrSsYDiIQBBnVpecK9jv3p7GIJxH1lhZJgVncjCb9h4m&#10;mGp74g21W5+LAGGXooLC+zqV0mUFGXQDWxMH72gbgz7IJpe6wVOAm0qOoiiRBksOCwXW9FpQ9rv9&#10;MwpW7fchTtbJ4vPwc/z6uEh6XzyTUo/9bv4CwlPn7+Fbe6kVxEkM/2fCEZ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5L02LHAAAA3AAAAA8AAAAAAAAAAAAAAAAAmAIAAGRy&#10;cy9kb3ducmV2LnhtbFBLBQYAAAAABAAEAPUAAACMAwAAAAA=&#10;" path="m564273,1176658r269410,l833683,1237526r3388,l833683,1239382v,13319,47586,24116,106286,24116c998669,1263498,1046255,1252701,1046255,1239382r-3388,-1856l1046256,1237526r,-60868l1315665,1176658r51627,122397l512646,1299055r51627,-122397xm206229,134008r1467480,c1696166,134008,1714371,152213,1714371,174670r,701241c1714371,898368,1696166,916573,1673709,916573r-1467480,c183772,916573,165567,898368,165567,875911r,-701241c165567,152213,183772,134008,206229,134008xm141338,78198v-25660,,-46462,20802,-46462,46462l94876,925920v,25660,20802,46462,46462,46462l1738601,972382v25660,,46462,-20802,46462,-46462l1785063,124660v,-25660,-20802,-46462,-46462,-46462l141338,78198xm,l1879938,r,1050581l1018166,1050581r,161793l1018166,1215965r-3195,l1012021,1219281v-11871,6368,-39662,10836,-72052,10836c907579,1230117,879788,1225649,867917,1219281r-2950,-3316l861772,1215965r,-3591l861772,1050581,,1050581,,xe" fillcolor="#ffc000" stroked="f">
                    <v:path arrowok="t" o:connecttype="custom" o:connectlocs="241681,503968;357070,503968;357070,530038;358521,530038;357070,530833;402593,541162;448116,530833;446665,530038;448116,530038;448116,503968;563505,503968;585617,556391;219569,556391;88329,57396;716857,57396;734273,74812;734273,375157;716857,392572;88329,392572;70913,375157;70913,74812;88329,57396;60536,33493;40636,53392;40636,396576;60536,416476;744651,416476;764551,396576;764551,53392;744651,33493;0,0;805186,0;805186,449968;436085,449968;436085,519265;436085,520803;434717,520803;433453,522223;402593,526865;371733,522223;370469,520803;369101,520803;369101,519265;369101,449968;0,449968" o:connectangles="0,0,0,0,0,0,0,0,0,0,0,0,0,0,0,0,0,0,0,0,0,0,0,0,0,0,0,0,0,0,0,0,0,0,0,0,0,0,0,0,0,0,0,0,0"/>
                  </v:shape>
                  <v:shape id="Freeform 465" o:spid="_x0000_s1051" style="position:absolute;left:27942;top:22273;width:8052;height:5564;visibility:visible;mso-wrap-style:square;v-text-anchor:middle" coordsize="1879938,1299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d2+ccA&#10;AADcAAAADwAAAGRycy9kb3ducmV2LnhtbESP3WrCQBSE7wu+w3IE73Rj0WBTV5GCWNtCrT/Qy0P2&#10;mESzZ0N2G1Of3i0IvRxm5htmOm9NKRqqXWFZwXAQgSBOrS44U7DfLfsTEM4jaywtk4JfcjCfdR6m&#10;mGh74S9qtj4TAcIuQQW591UipUtzMugGtiIO3tHWBn2QdSZ1jZcAN6V8jKJYGiw4LORY0UtO6Xn7&#10;YxS8N9+HUfwZrz4Op+Pm7SppvXoipXrddvEMwlPr/8P39qtWMIrH8HcmH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HdvnHAAAA3AAAAA8AAAAAAAAAAAAAAAAAmAIAAGRy&#10;cy9kb3ducmV2LnhtbFBLBQYAAAAABAAEAPUAAACMAwAAAAA=&#10;" path="m564273,1176658r269410,l833683,1237526r3388,l833683,1239382v,13319,47586,24116,106286,24116c998669,1263498,1046255,1252701,1046255,1239382r-3388,-1856l1046256,1237526r,-60868l1315665,1176658r51627,122397l512646,1299055r51627,-122397xm206229,134008r1467480,c1696166,134008,1714371,152213,1714371,174670r,701241c1714371,898368,1696166,916573,1673709,916573r-1467480,c183772,916573,165567,898368,165567,875911r,-701241c165567,152213,183772,134008,206229,134008xm141338,78198v-25660,,-46462,20802,-46462,46462l94876,925920v,25660,20802,46462,46462,46462l1738601,972382v25660,,46462,-20802,46462,-46462l1785063,124660v,-25660,-20802,-46462,-46462,-46462l141338,78198xm,l1879938,r,1050581l1018166,1050581r,161793l1018166,1215965r-3195,l1012021,1219281v-11871,6368,-39662,10836,-72052,10836c907579,1230117,879788,1225649,867917,1219281r-2950,-3316l861772,1215965r,-3591l861772,1050581,,1050581,,xe" fillcolor="#ffc000" stroked="f">
                    <v:path arrowok="t" o:connecttype="custom" o:connectlocs="241681,503968;357070,503968;357070,530038;358521,530038;357070,530833;402593,541162;448116,530833;446665,530038;448116,530038;448116,503968;563505,503968;585617,556391;219569,556391;88329,57396;716857,57396;734273,74812;734273,375157;716857,392572;88329,392572;70913,375157;70913,74812;88329,57396;60536,33493;40636,53392;40636,396576;60536,416476;744651,416476;764551,396576;764551,53392;744651,33493;0,0;805186,0;805186,449968;436085,449968;436085,519265;436085,520803;434717,520803;433453,522223;402593,526865;371733,522223;370469,520803;369101,520803;369101,519265;369101,449968;0,449968" o:connectangles="0,0,0,0,0,0,0,0,0,0,0,0,0,0,0,0,0,0,0,0,0,0,0,0,0,0,0,0,0,0,0,0,0,0,0,0,0,0,0,0,0,0,0,0,0"/>
                  </v:shape>
                  <v:shape id="Freeform 466" o:spid="_x0000_s1052" style="position:absolute;left:37346;top:22273;width:8052;height:5564;visibility:visible;mso-wrap-style:square;v-text-anchor:middle" coordsize="1879938,1299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XojscA&#10;AADcAAAADwAAAGRycy9kb3ducmV2LnhtbESP3WrCQBSE7wt9h+UUvKsbiyxtdBUpFKstWP/Ay0P2&#10;mKTNng3ZNUafvlsoeDnMzDfMeNrZSrTU+NKxhkE/AUGcOVNyrmG3fXt8BuEDssHKMWm4kIfp5P5u&#10;jKlxZ15Tuwm5iBD2KWooQqhTKX1WkEXfdzVx9I6usRiibHJpGjxHuK3kU5IoabHkuFBgTa8FZT+b&#10;k9Xw0R72Q7VS88/99/FreZW0mL+Q1r2HbjYCEagLt/B/+91oGCoFf2fiEZC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V6I7HAAAA3AAAAA8AAAAAAAAAAAAAAAAAmAIAAGRy&#10;cy9kb3ducmV2LnhtbFBLBQYAAAAABAAEAPUAAACMAwAAAAA=&#10;" path="m564273,1176658r269410,l833683,1237526r3388,l833683,1239382v,13319,47586,24116,106286,24116c998669,1263498,1046255,1252701,1046255,1239382r-3388,-1856l1046256,1237526r,-60868l1315665,1176658r51627,122397l512646,1299055r51627,-122397xm206229,134008r1467480,c1696166,134008,1714371,152213,1714371,174670r,701241c1714371,898368,1696166,916573,1673709,916573r-1467480,c183772,916573,165567,898368,165567,875911r,-701241c165567,152213,183772,134008,206229,134008xm141338,78198v-25660,,-46462,20802,-46462,46462l94876,925920v,25660,20802,46462,46462,46462l1738601,972382v25660,,46462,-20802,46462,-46462l1785063,124660v,-25660,-20802,-46462,-46462,-46462l141338,78198xm,l1879938,r,1050581l1018166,1050581r,161793l1018166,1215965r-3195,l1012021,1219281v-11871,6368,-39662,10836,-72052,10836c907579,1230117,879788,1225649,867917,1219281r-2950,-3316l861772,1215965r,-3591l861772,1050581,,1050581,,xe" fillcolor="#ffc000" stroked="f">
                    <v:path arrowok="t" o:connecttype="custom" o:connectlocs="241681,503968;357070,503968;357070,530038;358521,530038;357070,530833;402593,541162;448116,530833;446665,530038;448116,530038;448116,503968;563505,503968;585617,556391;219569,556391;88329,57396;716857,57396;734273,74812;734273,375157;716857,392572;88329,392572;70913,375157;70913,74812;88329,57396;60536,33493;40636,53392;40636,396576;60536,416476;744651,416476;764551,396576;764551,53392;744651,33493;0,0;805186,0;805186,449968;436085,449968;436085,519265;436085,520803;434717,520803;433453,522223;402593,526865;371733,522223;370469,520803;369101,520803;369101,519265;369101,449968;0,449968" o:connectangles="0,0,0,0,0,0,0,0,0,0,0,0,0,0,0,0,0,0,0,0,0,0,0,0,0,0,0,0,0,0,0,0,0,0,0,0,0,0,0,0,0,0,0,0,0"/>
                  </v:shape>
                  <v:shape id="Freeform 467" o:spid="_x0000_s1053" style="position:absolute;left:46845;top:22267;width:8052;height:5564;visibility:visible;mso-wrap-style:square;v-text-anchor:middle" coordsize="1879938,1299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lNFccA&#10;AADcAAAADwAAAGRycy9kb3ducmV2LnhtbESP3WrCQBSE7wu+w3IE7+pGkdSmrlIEsVVB6w/08pA9&#10;JrHZsyG7jbFP7xYKvRxm5htmMmtNKRqqXWFZwaAfgSBOrS44U3A8LB7HIJxH1lhaJgU3cjCbdh4m&#10;mGh75Q9q9j4TAcIuQQW591UipUtzMuj6tiIO3tnWBn2QdSZ1jdcAN6UcRlEsDRYcFnKsaJ5T+rX/&#10;NgrWzedpFG/j5eZ0Oe9WP5Lel8+kVK/bvr6A8NT6//Bf+00rGMVP8HsmHAE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6ZTRXHAAAA3AAAAA8AAAAAAAAAAAAAAAAAmAIAAGRy&#10;cy9kb3ducmV2LnhtbFBLBQYAAAAABAAEAPUAAACMAwAAAAA=&#10;" path="m564273,1176658r269410,l833683,1237526r3388,l833683,1239382v,13319,47586,24116,106286,24116c998669,1263498,1046255,1252701,1046255,1239382r-3388,-1856l1046256,1237526r,-60868l1315665,1176658r51627,122397l512646,1299055r51627,-122397xm206229,134008r1467480,c1696166,134008,1714371,152213,1714371,174670r,701241c1714371,898368,1696166,916573,1673709,916573r-1467480,c183772,916573,165567,898368,165567,875911r,-701241c165567,152213,183772,134008,206229,134008xm141338,78198v-25660,,-46462,20802,-46462,46462l94876,925920v,25660,20802,46462,46462,46462l1738601,972382v25660,,46462,-20802,46462,-46462l1785063,124660v,-25660,-20802,-46462,-46462,-46462l141338,78198xm,l1879938,r,1050581l1018166,1050581r,161793l1018166,1215965r-3195,l1012021,1219281v-11871,6368,-39662,10836,-72052,10836c907579,1230117,879788,1225649,867917,1219281r-2950,-3316l861772,1215965r,-3591l861772,1050581,,1050581,,xe" fillcolor="#ffc000" stroked="f">
                    <v:path arrowok="t" o:connecttype="custom" o:connectlocs="241681,503968;357070,503968;357070,530038;358521,530038;357070,530833;402593,541162;448116,530833;446665,530038;448116,530038;448116,503968;563505,503968;585617,556391;219569,556391;88329,57396;716857,57396;734273,74812;734273,375157;716857,392572;88329,392572;70913,375157;70913,74812;88329,57396;60536,33493;40636,53392;40636,396576;60536,416476;744651,416476;764551,396576;764551,53392;744651,33493;0,0;805186,0;805186,449968;436085,449968;436085,519265;436085,520803;434717,520803;433453,522223;402593,526865;371733,522223;370469,520803;369101,520803;369101,519265;369101,449968;0,449968" o:connectangles="0,0,0,0,0,0,0,0,0,0,0,0,0,0,0,0,0,0,0,0,0,0,0,0,0,0,0,0,0,0,0,0,0,0,0,0,0,0,0,0,0,0,0,0,0"/>
                  </v:shape>
                  <v:shape id="Freeform 468" o:spid="_x0000_s1054" style="position:absolute;left:27847;top:34831;width:8052;height:5564;visibility:visible;mso-wrap-style:square;v-text-anchor:middle" coordsize="1879938,1299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vDTMIA&#10;AADcAAAADwAAAGRycy9kb3ducmV2LnhtbERPTYvCMBC9C/sfwix401QRla5R7IKwCIK2XvY2NGNb&#10;t5mUJmurv94cBI+P973a9KYWN2pdZVnBZByBIM6trrhQcM52oyUI55E11pZJwZ0cbNYfgxXG2nZ8&#10;olvqCxFC2MWooPS+iaV0eUkG3dg2xIG72NagD7AtpG6xC+GmltMomkuDFYeGEhv6Lin/S/+Ngu6Q&#10;7I/Jwk5+814er9vHI10mmVLDz377BcJT79/il/tHK5jNw9pwJhwB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S8NMwgAAANwAAAAPAAAAAAAAAAAAAAAAAJgCAABkcnMvZG93&#10;bnJldi54bWxQSwUGAAAAAAQABAD1AAAAhwMAAAAA&#10;" path="m564273,1176658r269410,l833683,1237526r3388,l833683,1239382v,13319,47586,24116,106286,24116c998669,1263498,1046255,1252701,1046255,1239382r-3388,-1856l1046256,1237526r,-60868l1315665,1176658r51627,122397l512646,1299055r51627,-122397xm206229,134008r1467480,c1696166,134008,1714371,152213,1714371,174670r,701241c1714371,898368,1696166,916573,1673709,916573r-1467480,c183772,916573,165567,898368,165567,875911r,-701241c165567,152213,183772,134008,206229,134008xm141338,78198v-25660,,-46462,20802,-46462,46462l94876,925920v,25660,20802,46462,46462,46462l1738601,972382v25660,,46462,-20802,46462,-46462l1785063,124660v,-25660,-20802,-46462,-46462,-46462l141338,78198xm,l1879938,r,1050581l1018166,1050581r,161793l1018166,1215965r-3195,l1012021,1219281v-11871,6368,-39662,10836,-72052,10836c907579,1230117,879788,1225649,867917,1219281r-2950,-3316l861772,1215965r,-3591l861772,1050581,,1050581,,xe" fillcolor="#de5a00" stroked="f">
                    <v:path arrowok="t" o:connecttype="custom" o:connectlocs="241681,503968;357070,503968;357070,530038;358521,530038;357070,530833;402593,541162;448116,530833;446665,530038;448116,530038;448116,503968;563505,503968;585617,556391;219569,556391;88329,57396;716857,57396;734273,74812;734273,375157;716857,392572;88329,392572;70913,375157;70913,74812;88329,57396;60536,33493;40636,53392;40636,396576;60536,416476;744651,416476;764551,396576;764551,53392;744651,33493;0,0;805186,0;805186,449968;436085,449968;436085,519265;436085,520803;434717,520803;433453,522223;402593,526865;371733,522223;370469,520803;369101,520803;369101,519265;369101,449968;0,449968" o:connectangles="0,0,0,0,0,0,0,0,0,0,0,0,0,0,0,0,0,0,0,0,0,0,0,0,0,0,0,0,0,0,0,0,0,0,0,0,0,0,0,0,0,0,0,0,0"/>
                  </v:shape>
                </v:group>
                <v:group id="Group 31" o:spid="_x0000_s1055" style="position:absolute;left:42751;top:16063;width:14952;height:11121" coordorigin="-4" coordsize="23027,171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angle 2" o:spid="_x0000_s1056" style="position:absolute;left:-4;top:9567;width:23026;height:7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kAr4A&#10;AADaAAAADwAAAGRycy9kb3ducmV2LnhtbESPS6vCMBSE94L/IRzBnaZ1IZdqFB8IF3c+wO2hOTbF&#10;5KQ0ubX+eyMIdznMzDfMct07KzpqQ+1ZQT7NQBCXXtdcKbheDpMfECEia7SeScGLAqxXw8ESC+2f&#10;fKLuHCuRIBwKVGBibAopQ2nIYZj6hjh5d986jEm2ldQtPhPcWTnLsrl0WHNaMNjQzlD5OP85Bf32&#10;htJbQ3eULjt2h3yf76xS41G/WYCI1Mf/8Lf9qxXM4HMl3QC5e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O/pAK+AAAA2gAAAA8AAAAAAAAAAAAAAAAAmAIAAGRycy9kb3ducmV2&#10;LnhtbFBLBQYAAAAABAAEAPUAAACDAwAAAAA=&#10;" filled="f" stroked="f">
                    <v:textbox>
                      <w:txbxContent>
                        <w:p w14:paraId="5901F0C3" w14:textId="77777777" w:rsidR="00895B16" w:rsidRPr="00E03F51" w:rsidRDefault="00895B16" w:rsidP="00895B16">
                          <w:pPr>
                            <w:pStyle w:val="NormalWeb"/>
                            <w:spacing w:before="0" w:beforeAutospacing="0" w:after="0" w:afterAutospacing="0"/>
                            <w:rPr>
                              <w:color w:val="FFC000"/>
                              <w:sz w:val="22"/>
                              <w:szCs w:val="22"/>
                            </w:rPr>
                          </w:pPr>
                          <w:r w:rsidRPr="00E03F51">
                            <w:rPr>
                              <w:rFonts w:asciiTheme="minorHAnsi" w:hAnsi="Calibri" w:cstheme="minorBidi"/>
                              <w:color w:val="FFC000"/>
                              <w:kern w:val="24"/>
                              <w:sz w:val="22"/>
                              <w:szCs w:val="22"/>
                            </w:rPr>
                            <w:t xml:space="preserve">TV BOUGHT BY CONSUMER </w:t>
                          </w:r>
                        </w:p>
                      </w:txbxContent>
                    </v:textbox>
                  </v:rect>
                  <v:shape id="TextBox 33" o:spid="_x0000_s1057" style="position:absolute;left:1054;width:4603;height:8211;visibility:visible;mso-wrap-style:square;v-text-anchor:middle" coordsize="460320,821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bVhMUA&#10;AADaAAAADwAAAGRycy9kb3ducmV2LnhtbESPQWsCMRSE74L/ITzBi2i2WsRdjdIWxFYPom2hx8fm&#10;uVm6edluom7/vSkUPA4z8w2zWLW2EhdqfOlYwcMoAUGcO11yoeDjfT2cgfABWWPlmBT8kofVsttZ&#10;YKbdlQ90OYZCRAj7DBWYEOpMSp8bsuhHriaO3sk1FkOUTSF1g9cIt5UcJ8lUWiw5Lhis6cVQ/n08&#10;WwXbn3Twdd6k6W5vH9fm+dO+7cNYqX6vfZqDCNSGe/i//aoVTODvSrwB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VtWExQAAANoAAAAPAAAAAAAAAAAAAAAAAJgCAABkcnMv&#10;ZG93bnJldi54bWxQSwUGAAAAAAQABAD1AAAAigMAAAAA&#10;" path="m217470,v79955,,140419,19823,181392,59469c439834,99115,460320,149294,460320,210006v,46115,-11530,94884,-34590,146308c402670,407737,334738,516887,221933,683763r220472,l442405,821113,,821113,124,706157c131170,491839,209052,359217,233768,308291v24716,-50926,37075,-90654,37075,-119186c270843,167209,267105,150870,259630,140087v-7475,-10782,-18853,-16173,-34135,-16173c210213,123914,198834,129886,191359,141829v-7475,11943,-11212,35664,-11212,71163l180147,289629,,289629,,260268c,215149,2322,179567,6967,153524,11612,127480,23057,101852,41304,76638,59551,51424,83272,32347,112467,19409,141662,6470,176663,,217470,xe" fillcolor="#ffc000" stroked="f" strokeweight="1pt">
                    <v:stroke joinstyle="miter"/>
                    <v:path arrowok="t"/>
                  </v:shape>
                  <v:shape id="Freeform 4" o:spid="_x0000_s1058" style="position:absolute;left:6275;top:2660;width:9176;height:6182;flip:x;visibility:visible;mso-wrap-style:square;v-text-anchor:middle" coordsize="6349276,42777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GqgcMA&#10;AADaAAAADwAAAGRycy9kb3ducmV2LnhtbESPT2sCMRTE70K/Q3iF3jRbacVujSIrQk8F/1y8vW5e&#10;s0s3L2sSd9dv3wiCx2FmfsMsVoNtREc+1I4VvE4yEMSl0zUbBcfDdjwHESKyxsYxKbhSgNXyabTA&#10;XLued9TtoxEJwiFHBVWMbS5lKCuyGCauJU7er/MWY5LeSO2xT3DbyGmWzaTFmtNChS0VFZV/+4tV&#10;8HOenU7b7uyKaK7+vdj0H9+tUerleVh/gog0xEf43v7SCt7gdiXd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GqgcMAAADaAAAADwAAAAAAAAAAAAAAAACYAgAAZHJzL2Rv&#10;d25yZXYueG1sUEsFBgAAAAAEAAQA9QAAAIgDAAAAAA==&#10;" path="m5692499,3001716r443031,87312l3090955,4108921,1818748,3631365r954165,26070l2772913,3670395,5692499,3001716xm2436874,2027037r,951208c2295945,2942262,1910541,2890404,1741037,2863945r105560,-34626c1845276,2566696,1843956,2294464,1842636,2031841r594238,-4804xm3278542,2004336v1058,327375,2117,654749,3175,982123c3427648,2950027,3823555,2878472,3999075,2851683r-109307,-35058c3891136,2550726,3892503,2275099,3893870,2009200r-615328,-4864xm2488485,1980691r-809097,5394c1681186,2280956,1682983,2586615,1684782,2881486r803703,167213l2488485,1980691xm4886063,1980314v795,245991,1591,491981,2386,737971c4998102,2690910,5295589,2637143,5427475,2617014r-82134,-26343c5346369,2390874,5347396,2183766,5348424,1983969r-462361,-3655xm3243119,1971925r781278,5458c4022661,2275748,4020925,2585029,4019189,2883394r-776070,169195l3243119,1971925xm4859446,1955960r587056,4101c5445198,2184254,5443893,2416649,5442589,2640842r-583143,127133l4859446,1955960xm605565,1905926r-76168,834c530690,2255104,529063,2619113,530356,2967457r581041,194616l1111397,3126378,606516,2957271v-647,-174172,-563,-352260,-479,-530348l605565,1905926xm2560187,1886045r,1257300l1614037,2946495v-2117,-347133,-4233,-706967,-6350,-1054100l2560187,1886045xm4803212,1884883r,965359l5510342,2699100v1583,-266530,3164,-542811,4746,-809341l4803212,1884883xm3168280,1877333r,1284740l4109358,2960927v2106,-354709,4211,-722396,6316,-1077105l3168280,1877333xm1136736,1845455r,1371550l505100,3005442v-1407,-378677,363,-774383,-1043,-1153060l1136736,1845455xm2871129,1574181r2777757,102500l5644635,2880089,2871129,3531657r,-1957476xm4436115,336028l2783445,1565777r-10532,-407l2772913,1606973,204338,1695545r-5924,1273554l35569,3006284r-21922,l13647,3115897r21922,l3104732,4277794,6349276,3181665r,-109613l5725829,2948137r4597,-1268447l5939215,1687394,4436115,336028xm3043450,l2852382,81887r,378963l1937982,545911,,1651379,2661313,1542197,4285397,327546r-961726,89463l3316406,68239,3043450,xe" fillcolor="#ffc000" stroked="f" strokeweight="1pt">
                    <v:stroke joinstyle="miter"/>
                    <v:path arrowok="t" o:connecttype="custom" o:connectlocs="822623,433778;886646,446395;446674,593780;262827,524769;400714,528536;400714,530409;352153,292927;352153,430386;251597,413869;266852,408865;266279,293621;473782,289647;474241,431573;577906,412097;562110,407030;562703,290349;359611,286230;242688,287009;243468,416404;359611,440567;706085,286175;706430,392819;784325,378185;772455,374378;772901,286703;468663,284963;581566,285752;580813,416679;468663,441130;702239,282656;787074,283248;786509,381628;702239,400000;87510,275425;76503,275546;76642,428827;160608,456951;160608,451793;87648,427355;87578,350715;369973,272552;369973,454245;233245,425798;232327,273470;694112,272384;694112,411888;796300,390047;796985,273089;457848,271293;457848,456951;593843,427884;594756,272231;164270,266687;164270,464889;72992,434316;72841,267688;414907,227485;816321,242297;815706,416202;414907,510360;641063,48559;402236,226270;400714,226212;400714,232224;29529,245023;28673,429064;5140,434438;1972,434438;1972,450278;5140,450278;448665,618184;917534,459782;917534,443942;827440,426035;828104,242732;858276,243845;439809,0;412198,11833;412198,66597;280058,78890;0,238641;384586,222863;619283,47334;480304,60262;479254,9861" o:connectangles="0,0,0,0,0,0,0,0,0,0,0,0,0,0,0,0,0,0,0,0,0,0,0,0,0,0,0,0,0,0,0,0,0,0,0,0,0,0,0,0,0,0,0,0,0,0,0,0,0,0,0,0,0,0,0,0,0,0,0,0,0,0,0,0,0,0,0,0,0,0,0,0,0,0,0,0,0,0,0,0,0,0,0,0,0"/>
                  </v:shape>
                </v:group>
              </v:group>
            </w:pict>
          </mc:Fallback>
        </mc:AlternateContent>
      </w:r>
      <w:r w:rsidR="002E6E8A" w:rsidRPr="002E6E8A">
        <w:t>Joe and Jack were humble men. They knew they couldn’t have succeeded without the help of the thousands of employees and millions of customers who bought their products. They knew they had a responsibility to all of these people: produce the best products with the best and most sustainable materials available, use the fairest labor practices, offer the best customer service, and provide the best wages and benefits possible for their employees.</w:t>
      </w:r>
      <w:r w:rsidR="00E50FF2">
        <w:br w:type="page"/>
      </w:r>
    </w:p>
    <w:p w14:paraId="3EE0E5F4" w14:textId="7C5A4E14" w:rsidR="002E6E8A" w:rsidRPr="002A3940" w:rsidRDefault="00E50FF2" w:rsidP="002A3940">
      <w:pPr>
        <w:pStyle w:val="OrangeHeader"/>
        <w:spacing w:before="0" w:after="240"/>
        <w:rPr>
          <w:rFonts w:asciiTheme="minorHAnsi" w:hAnsiTheme="minorHAnsi"/>
        </w:rPr>
      </w:pPr>
      <w:bookmarkStart w:id="45" w:name="_Toc383432916"/>
      <w:bookmarkStart w:id="46" w:name="_Toc459191041"/>
      <w:r w:rsidRPr="002A3940">
        <w:rPr>
          <w:rFonts w:asciiTheme="minorHAnsi" w:hAnsiTheme="minorHAnsi"/>
        </w:rPr>
        <w:lastRenderedPageBreak/>
        <w:t xml:space="preserve">Northwind sales analysis </w:t>
      </w:r>
      <w:bookmarkEnd w:id="45"/>
      <w:bookmarkEnd w:id="46"/>
      <w:r w:rsidR="00C80E1A">
        <w:rPr>
          <w:rFonts w:asciiTheme="minorHAnsi" w:hAnsiTheme="minorHAnsi"/>
        </w:rPr>
        <w:t>2015</w:t>
      </w:r>
    </w:p>
    <w:p w14:paraId="1A153CCE" w14:textId="77777777" w:rsidR="00684306" w:rsidRDefault="00684306" w:rsidP="00684306">
      <w:pPr>
        <w:widowControl w:val="0"/>
      </w:pPr>
      <w:r w:rsidRPr="00631C7E">
        <w:t>Setting aside the long history and strong vision of both companies, we can focus on current numbers and see that the Northwind/Contoso relationship is stronger than ever.</w:t>
      </w:r>
    </w:p>
    <w:p w14:paraId="43E5F806" w14:textId="358D4699" w:rsidR="002E6E8A" w:rsidRDefault="00684306" w:rsidP="00CA6303">
      <w:r w:rsidRPr="00631C7E">
        <w:t xml:space="preserve">In </w:t>
      </w:r>
      <w:r w:rsidR="00C80E1A">
        <w:t>2015</w:t>
      </w:r>
      <w:r w:rsidRPr="00631C7E">
        <w:t xml:space="preserve">, Northwind’s worldwide sales topped $354 </w:t>
      </w:r>
      <w:commentRangeStart w:id="47"/>
      <w:commentRangeStart w:id="48"/>
      <w:r w:rsidRPr="00631C7E">
        <w:t>million</w:t>
      </w:r>
      <w:commentRangeEnd w:id="47"/>
      <w:r w:rsidR="00C80E1A">
        <w:rPr>
          <w:rStyle w:val="CommentReference"/>
        </w:rPr>
        <w:commentReference w:id="47"/>
      </w:r>
      <w:commentRangeEnd w:id="48"/>
      <w:r w:rsidR="00763100">
        <w:rPr>
          <w:rStyle w:val="CommentReference"/>
        </w:rPr>
        <w:commentReference w:id="48"/>
      </w:r>
      <w:r w:rsidRPr="00631C7E">
        <w:t>. Of that, 36.7 percent was from the sale of electronics. In that category, 42.5 percent of Northwind sales were of Contoso products, and due to Northwind’s exclusive contract with Contoso, Northwind saw a profit margin from Contoso-produced products that was 17.5 percent higher than sales of similar products manufactured by other brands.</w:t>
      </w:r>
    </w:p>
    <w:p w14:paraId="3FE10B7B" w14:textId="4AB821B1" w:rsidR="00684306" w:rsidRDefault="00684306" w:rsidP="00684306">
      <w:r w:rsidRPr="00631C7E">
        <w:t xml:space="preserve">In the flat-screen TV category, Northwind-brand TVs </w:t>
      </w:r>
      <w:del w:id="49" w:author="Michael Atalla" w:date="2014-03-18T14:34:00Z">
        <w:r w:rsidRPr="00631C7E" w:rsidDel="0091219E">
          <w:delText xml:space="preserve">created </w:delText>
        </w:r>
      </w:del>
      <w:ins w:id="50" w:author="Michael Atalla" w:date="2014-03-18T14:34:00Z">
        <w:r>
          <w:t xml:space="preserve">manufactured </w:t>
        </w:r>
      </w:ins>
      <w:r w:rsidRPr="00631C7E">
        <w:t>by Contoso comprised 47.2 percent of Northwind sales, an increase of 5.4 percent compared to 201</w:t>
      </w:r>
      <w:r>
        <w:t>2</w:t>
      </w:r>
      <w:r w:rsidRPr="00631C7E">
        <w:t>. Meanwhile, in the stereo category, Contoso-produced Northwind-brand</w:t>
      </w:r>
      <w:ins w:id="51" w:author="Michael Atalla" w:date="2014-03-18T14:34:00Z">
        <w:r>
          <w:t>ed</w:t>
        </w:r>
      </w:ins>
      <w:r w:rsidRPr="00631C7E">
        <w:t xml:space="preserve"> </w:t>
      </w:r>
      <w:del w:id="52" w:author="Michael Atalla" w:date="2014-03-18T14:34:00Z">
        <w:r w:rsidRPr="00631C7E" w:rsidDel="0091219E">
          <w:delText xml:space="preserve">stereos </w:delText>
        </w:r>
      </w:del>
      <w:r w:rsidRPr="00631C7E">
        <w:t>made up 41.4 percent of Northwind sales, a 7.8 percent increase over 201</w:t>
      </w:r>
      <w:r>
        <w:t>2</w:t>
      </w:r>
      <w:r w:rsidRPr="00631C7E">
        <w:t xml:space="preserve">. </w:t>
      </w:r>
    </w:p>
    <w:p w14:paraId="1C43AE40" w14:textId="14F15952" w:rsidR="00684306" w:rsidRPr="006F7729" w:rsidRDefault="0065710D" w:rsidP="00671B2A">
      <w:pPr>
        <w:pStyle w:val="Heading2"/>
      </w:pPr>
      <w:bookmarkStart w:id="53" w:name="_Toc383432917"/>
      <w:bookmarkStart w:id="54" w:name="_Toc459191042"/>
      <w:r w:rsidRPr="00FD6533">
        <w:rPr>
          <w:noProof/>
        </w:rPr>
        <w:drawing>
          <wp:anchor distT="0" distB="0" distL="114300" distR="114300" simplePos="0" relativeHeight="251656192" behindDoc="0" locked="0" layoutInCell="1" allowOverlap="1" wp14:anchorId="1EDBC5A7" wp14:editId="6B2E4B7F">
            <wp:simplePos x="0" y="0"/>
            <wp:positionH relativeFrom="margin">
              <wp:align>right</wp:align>
            </wp:positionH>
            <wp:positionV relativeFrom="paragraph">
              <wp:posOffset>5588</wp:posOffset>
            </wp:positionV>
            <wp:extent cx="2206625" cy="2679065"/>
            <wp:effectExtent l="0" t="0" r="3175" b="6985"/>
            <wp:wrapSquare wrapText="bothSides"/>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00684306">
        <w:t>Long-term trends</w:t>
      </w:r>
      <w:bookmarkEnd w:id="53"/>
      <w:bookmarkEnd w:id="54"/>
    </w:p>
    <w:p w14:paraId="2EED668F" w14:textId="3FF49637" w:rsidR="00684306" w:rsidRDefault="00684306" w:rsidP="00684306">
      <w:pPr>
        <w:rPr>
          <w:noProof/>
          <w:lang w:bidi="he-IL"/>
        </w:rPr>
      </w:pPr>
      <w:r w:rsidRPr="00631C7E">
        <w:t xml:space="preserve">A multiyear analysis of Northwind </w:t>
      </w:r>
      <w:ins w:id="55" w:author="David Alexander" w:date="2014-03-18T15:19:00Z">
        <w:r>
          <w:t xml:space="preserve">product </w:t>
        </w:r>
      </w:ins>
      <w:r w:rsidRPr="00631C7E">
        <w:t>sales shows that while Northwind sales have remained relatively steady over the past five years, Northwind brand products created by Contoso have been a steadily increasing share of those sales.</w:t>
      </w:r>
      <w:r w:rsidRPr="005967E0">
        <w:rPr>
          <w:noProof/>
          <w:lang w:bidi="he-IL"/>
        </w:rPr>
        <w:t xml:space="preserve"> </w:t>
      </w:r>
    </w:p>
    <w:p w14:paraId="0602D238" w14:textId="4055E69C" w:rsidR="00684306" w:rsidRDefault="00684306" w:rsidP="00CA6303"/>
    <w:p w14:paraId="36D17600" w14:textId="6376C325" w:rsidR="006A7CB6" w:rsidRDefault="006A7CB6" w:rsidP="00CA6303"/>
    <w:p w14:paraId="701F58CD" w14:textId="1A8EC70F" w:rsidR="006A7CB6" w:rsidRDefault="006A7CB6" w:rsidP="00CA6303"/>
    <w:p w14:paraId="247FC7B3" w14:textId="0B425B4C" w:rsidR="00FD6533" w:rsidRDefault="00A31149" w:rsidP="00CA6303">
      <w:r>
        <w:rPr>
          <w:noProof/>
        </w:rPr>
        <mc:AlternateContent>
          <mc:Choice Requires="wps">
            <w:drawing>
              <wp:anchor distT="0" distB="0" distL="114300" distR="114300" simplePos="0" relativeHeight="251657216" behindDoc="0" locked="0" layoutInCell="1" allowOverlap="1" wp14:anchorId="50242821" wp14:editId="5C7DF508">
                <wp:simplePos x="0" y="0"/>
                <wp:positionH relativeFrom="column">
                  <wp:posOffset>4205097</wp:posOffset>
                </wp:positionH>
                <wp:positionV relativeFrom="paragraph">
                  <wp:posOffset>134493</wp:posOffset>
                </wp:positionV>
                <wp:extent cx="1407795" cy="635"/>
                <wp:effectExtent l="0" t="0" r="1905" b="0"/>
                <wp:wrapSquare wrapText="bothSides"/>
                <wp:docPr id="8" name="Text Box 8"/>
                <wp:cNvGraphicFramePr/>
                <a:graphic xmlns:a="http://schemas.openxmlformats.org/drawingml/2006/main">
                  <a:graphicData uri="http://schemas.microsoft.com/office/word/2010/wordprocessingShape">
                    <wps:wsp>
                      <wps:cNvSpPr txBox="1"/>
                      <wps:spPr>
                        <a:xfrm>
                          <a:off x="0" y="0"/>
                          <a:ext cx="1407795" cy="635"/>
                        </a:xfrm>
                        <a:prstGeom prst="rect">
                          <a:avLst/>
                        </a:prstGeom>
                        <a:solidFill>
                          <a:prstClr val="white"/>
                        </a:solidFill>
                        <a:ln>
                          <a:noFill/>
                        </a:ln>
                        <a:effectLst/>
                      </wps:spPr>
                      <wps:txbx>
                        <w:txbxContent>
                          <w:p w14:paraId="62BCC974" w14:textId="6A51D768" w:rsidR="00FD6533" w:rsidRPr="00FD6533" w:rsidRDefault="00FD6533" w:rsidP="00FD6533">
                            <w:pPr>
                              <w:pStyle w:val="Caption"/>
                              <w:rPr>
                                <w:color w:val="262626" w:themeColor="text1" w:themeTint="D9"/>
                                <w:sz w:val="24"/>
                                <w:szCs w:val="24"/>
                              </w:rPr>
                            </w:pPr>
                            <w:r w:rsidRPr="00FD6533">
                              <w:rPr>
                                <w:sz w:val="24"/>
                                <w:szCs w:val="24"/>
                              </w:rPr>
                              <w:t>47% of overall sales from Contoso products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242821" id="Text Box 8" o:spid="_x0000_s1059" type="#_x0000_t202" style="position:absolute;left:0;text-align:left;margin-left:331.1pt;margin-top:10.6pt;width:110.85pt;height:.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" stroked="f">
                <v:textbox style="mso-fit-shape-to-text:t" inset="0,0,0,0">
                  <w:txbxContent>
                    <w:p w14:paraId="62BCC974" w14:textId="6A51D768" w:rsidR="00FD6533" w:rsidRPr="00FD6533" w:rsidRDefault="00FD6533" w:rsidP="00FD6533">
                      <w:pPr>
                        <w:pStyle w:val="Caption"/>
                        <w:rPr>
                          <w:color w:val="262626" w:themeColor="text1" w:themeTint="D9"/>
                          <w:sz w:val="24"/>
                          <w:szCs w:val="24"/>
                        </w:rPr>
                      </w:pPr>
                      <w:r w:rsidRPr="00FD6533">
                        <w:rPr>
                          <w:sz w:val="24"/>
                          <w:szCs w:val="24"/>
                        </w:rPr>
                        <w:t>47% of overall sales from Contoso products</w:t>
                      </w:r>
                    </w:p>
                  </w:txbxContent>
                </v:textbox>
                <w10:wrap type="square"/>
              </v:shape>
            </w:pict>
          </mc:Fallback>
        </mc:AlternateContent>
      </w:r>
    </w:p>
    <w:p w14:paraId="22386E79" w14:textId="0BB3C968" w:rsidR="00FD6533" w:rsidRDefault="00FD6533" w:rsidP="00CA6303"/>
    <w:p w14:paraId="7FC3C508" w14:textId="00BF883E" w:rsidR="008B3FAF" w:rsidRDefault="0087353A" w:rsidP="00CA6303">
      <w:r w:rsidRPr="009702FA">
        <w:rPr>
          <w:noProof/>
        </w:rPr>
        <w:drawing>
          <wp:inline distT="0" distB="0" distL="0" distR="0" wp14:anchorId="4EDA6540" wp14:editId="6AE3717A">
            <wp:extent cx="5923280" cy="2252980"/>
            <wp:effectExtent l="0" t="0" r="1270" b="1397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76A2AA3" w14:textId="77777777" w:rsidR="006A7CB6" w:rsidRDefault="006A7CB6" w:rsidP="006A7CB6">
      <w:pPr>
        <w:rPr>
          <w:noProof/>
        </w:rPr>
      </w:pPr>
      <w:r w:rsidRPr="00631C7E">
        <w:lastRenderedPageBreak/>
        <w:t>In 2007, Contoso products comprised 35.2 percent of overall Northwind sales. By 2009, that number had increased to 39.8 percent, and by 2011, it had increased to more than 42 percent of overall Northwind electronics sales.</w:t>
      </w:r>
      <w:r w:rsidRPr="00FB1DBF">
        <w:rPr>
          <w:noProof/>
        </w:rPr>
        <w:t xml:space="preserve"> </w:t>
      </w:r>
    </w:p>
    <w:p w14:paraId="7392F406" w14:textId="4313B799" w:rsidR="008B3FAF" w:rsidRPr="002A3940" w:rsidRDefault="008B3FAF" w:rsidP="002A3940">
      <w:pPr>
        <w:pStyle w:val="OrangeHeader"/>
        <w:spacing w:before="0" w:after="240"/>
        <w:rPr>
          <w:rFonts w:asciiTheme="minorHAnsi" w:hAnsiTheme="minorHAnsi"/>
        </w:rPr>
      </w:pPr>
      <w:bookmarkStart w:id="56" w:name="_Toc383432918"/>
      <w:bookmarkStart w:id="57" w:name="_Toc459191043"/>
      <w:r w:rsidRPr="002A3940">
        <w:rPr>
          <w:rFonts w:asciiTheme="minorHAnsi" w:hAnsiTheme="minorHAnsi"/>
        </w:rPr>
        <w:t>Customer research</w:t>
      </w:r>
      <w:bookmarkEnd w:id="56"/>
      <w:bookmarkEnd w:id="57"/>
    </w:p>
    <w:p w14:paraId="115C8630" w14:textId="77777777" w:rsidR="00BC31ED" w:rsidRPr="00631C7E" w:rsidRDefault="00BC31ED" w:rsidP="00BC31ED">
      <w:r w:rsidRPr="00631C7E">
        <w:t xml:space="preserve">A customer </w:t>
      </w:r>
      <w:r w:rsidRPr="009A0BBA">
        <w:t xml:space="preserve">research </w:t>
      </w:r>
      <w:r w:rsidRPr="009F1E8D">
        <w:t>survey, co-sponsored by Contoso and Northwind and conducted at the beginning of 2013, asked consumers why they chose to buy Northwind-brand electronics over oth</w:t>
      </w:r>
      <w:r w:rsidRPr="009A0BBA">
        <w:t>er</w:t>
      </w:r>
      <w:r w:rsidRPr="00631C7E">
        <w:t xml:space="preserve"> name brands. </w:t>
      </w:r>
    </w:p>
    <w:p w14:paraId="2594A533" w14:textId="77777777" w:rsidR="00BC31ED" w:rsidRDefault="00BC31ED" w:rsidP="00BC31ED">
      <w:pPr>
        <w:rPr>
          <w:sz w:val="24"/>
        </w:rPr>
      </w:pPr>
      <w:r w:rsidRPr="00631C7E">
        <w:t xml:space="preserve">The phrases that emerged most often were “best value” (26 percent), “trusted” (23 percent), “good quality” (21 percent), and “innovative” (19 percent). All of these phrases map back to both companies’ core values, proving that Northwind’s and Contoso’s shared approach to business is </w:t>
      </w:r>
      <w:del w:id="58" w:author="David Alexander" w:date="2014-03-18T15:20:00Z">
        <w:r w:rsidRPr="00631C7E" w:rsidDel="00CF7C70">
          <w:delText>paying off</w:delText>
        </w:r>
      </w:del>
      <w:ins w:id="59" w:author="David Alexander" w:date="2014-03-18T15:20:00Z">
        <w:r>
          <w:t>resonating</w:t>
        </w:r>
      </w:ins>
      <w:r w:rsidRPr="00631C7E">
        <w:t>.</w:t>
      </w:r>
      <w:r w:rsidRPr="00631C7E">
        <w:rPr>
          <w:sz w:val="24"/>
        </w:rPr>
        <w:softHyphen/>
      </w:r>
    </w:p>
    <w:p w14:paraId="52925B7E" w14:textId="77777777" w:rsidR="00BC31ED" w:rsidRPr="00ED6FD3" w:rsidRDefault="00BC31ED" w:rsidP="00BC31ED">
      <w:pPr>
        <w:pStyle w:val="Heading2"/>
      </w:pPr>
      <w:bookmarkStart w:id="60" w:name="_Toc382405490"/>
      <w:bookmarkStart w:id="61" w:name="_Toc383432919"/>
      <w:bookmarkStart w:id="62" w:name="_Toc459191044"/>
      <w:r>
        <w:t>A</w:t>
      </w:r>
      <w:r w:rsidRPr="00ED6FD3">
        <w:t xml:space="preserve"> trusted brand</w:t>
      </w:r>
      <w:bookmarkEnd w:id="60"/>
      <w:bookmarkEnd w:id="61"/>
      <w:bookmarkEnd w:id="62"/>
      <w:r w:rsidRPr="00ED6FD3">
        <w:t xml:space="preserve"> </w:t>
      </w:r>
    </w:p>
    <w:p w14:paraId="7B8E3D28" w14:textId="77777777" w:rsidR="008D52FE" w:rsidRPr="00631C7E" w:rsidRDefault="008D52FE" w:rsidP="008D52FE">
      <w:r w:rsidRPr="00D620EB">
        <w:rPr>
          <w:noProof/>
        </w:rPr>
        <w:drawing>
          <wp:anchor distT="0" distB="0" distL="114300" distR="114300" simplePos="0" relativeHeight="251655168" behindDoc="0" locked="0" layoutInCell="1" allowOverlap="1" wp14:anchorId="0B435FC2" wp14:editId="3364FDE3">
            <wp:simplePos x="0" y="0"/>
            <wp:positionH relativeFrom="margin">
              <wp:align>right</wp:align>
            </wp:positionH>
            <wp:positionV relativeFrom="paragraph">
              <wp:posOffset>904875</wp:posOffset>
            </wp:positionV>
            <wp:extent cx="5943600" cy="2705733"/>
            <wp:effectExtent l="0" t="0" r="0" b="0"/>
            <wp:wrapSquare wrapText="bothSides"/>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192.168.1.24\h\Client Files\Open Engagements\Productivity\MS-Office + Mobility Apps\#1488-002 Office 15 Sample Docs\Deliverables\IW\MediaBank Images\MSC12_Alicia_001.jpg"/>
                    <pic:cNvPicPr>
                      <a:picLocks noChangeAspect="1" noChangeArrowheads="1"/>
                    </pic:cNvPicPr>
                  </pic:nvPicPr>
                  <pic:blipFill>
                    <a:blip r:embed="rId16" cstate="print">
                      <a:extLst>
                        <a:ext uri="{BEBA8EAE-BF5A-486C-A8C5-ECC9F3942E4B}">
                          <a14:imgProps xmlns:a14="http://schemas.microsoft.com/office/drawing/2010/main">
                            <a14:imgLayer r:embed="rId17">
                              <a14:imgEffect>
                                <a14:saturation sat="200000"/>
                              </a14:imgEffect>
                            </a14:imgLayer>
                          </a14:imgProps>
                        </a:ext>
                        <a:ext uri="{28A0092B-C50C-407E-A947-70E740481C1C}">
                          <a14:useLocalDpi xmlns:a14="http://schemas.microsoft.com/office/drawing/2010/main" val="0"/>
                        </a:ext>
                      </a:extLst>
                    </a:blip>
                    <a:stretch>
                      <a:fillRect/>
                    </a:stretch>
                  </pic:blipFill>
                  <pic:spPr bwMode="auto">
                    <a:xfrm>
                      <a:off x="0" y="0"/>
                      <a:ext cx="5943600" cy="270573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1C7E">
        <w:t>To investigate longer-term trends, we again turned to customer research to determine why consumers were turning to the Northwind brand in droves. Not surprisingly, the worldwide recession that began in 2008 has been a</w:t>
      </w:r>
      <w:ins w:id="63" w:author="Aziz Hassouneh" w:date="2014-03-20T16:29:00Z">
        <w:r w:rsidRPr="7E38A33D">
          <w:t xml:space="preserve"> </w:t>
        </w:r>
        <w:r w:rsidRPr="03FAB111">
          <w:t>major</w:t>
        </w:r>
      </w:ins>
      <w:ins w:id="64" w:author="Aziz Hassouneh" w:date="2014-03-20T16:30:00Z">
        <w:r w:rsidRPr="03FAB111">
          <w:t xml:space="preserve"> </w:t>
        </w:r>
      </w:ins>
      <w:del w:id="65" w:author="Aziz Hassouneh" w:date="2014-03-20T16:28:00Z">
        <w:r w:rsidRPr="00631C7E" w:rsidDel="0ACA3EAF">
          <w:delText xml:space="preserve"> </w:delText>
        </w:r>
      </w:del>
      <w:del w:id="66" w:author="Aziz Hassouneh" w:date="2014-03-20T16:29:00Z">
        <w:r w:rsidRPr="00631C7E" w:rsidDel="2D562ADA">
          <w:delText>major</w:delText>
        </w:r>
        <w:r w:rsidRPr="00631C7E" w:rsidDel="03FAB111">
          <w:delText xml:space="preserve"> </w:delText>
        </w:r>
      </w:del>
      <w:r w:rsidRPr="00631C7E">
        <w:t>factor. With less discretionary income, consumers are turning to trusted brands that are perceived</w:t>
      </w:r>
      <w:ins w:id="67" w:author="Aziz Hassouneh" w:date="2014-03-20T16:27:00Z">
        <w:r w:rsidRPr="7E38A33D">
          <w:t xml:space="preserve"> </w:t>
        </w:r>
      </w:ins>
      <w:del w:id="68" w:author="Aziz Hassouneh" w:date="2014-03-20T16:25:00Z">
        <w:r w:rsidRPr="00631C7E" w:rsidDel="73DCBCC2">
          <w:delText xml:space="preserve"> </w:delText>
        </w:r>
      </w:del>
      <w:r w:rsidRPr="00631C7E">
        <w:t xml:space="preserve">to </w:t>
      </w:r>
      <w:ins w:id="69" w:author="David Alexander" w:date="2014-03-18T15:22:00Z">
        <w:r>
          <w:t xml:space="preserve">strike the proper balance of being </w:t>
        </w:r>
      </w:ins>
      <w:del w:id="70" w:author="David Alexander" w:date="2014-03-18T15:22:00Z">
        <w:r w:rsidRPr="00631C7E" w:rsidDel="00CF7C70">
          <w:delText xml:space="preserve">be </w:delText>
        </w:r>
      </w:del>
      <w:r w:rsidRPr="00631C7E">
        <w:t>good quality yet still a good value for the money.</w:t>
      </w:r>
      <w:del w:id="71" w:author="David Alexander (OFFICE 365)" w:date="2014-03-21T13:08:00Z">
        <w:r w:rsidRPr="00631C7E" w:rsidDel="00F07885">
          <w:delText xml:space="preserve"> </w:delText>
        </w:r>
      </w:del>
    </w:p>
    <w:p w14:paraId="1ACD1C7F" w14:textId="77777777" w:rsidR="008D52FE" w:rsidRDefault="008D52FE" w:rsidP="008D52FE"/>
    <w:p w14:paraId="7A609233" w14:textId="756475B4" w:rsidR="006A7CB6" w:rsidRDefault="008D52FE" w:rsidP="008D52FE">
      <w:r w:rsidRPr="00631C7E">
        <w:t>Northwind products hit the sweet spot that consumers are looking for: innovative, good-quality products for a good price from companies they know and trust.</w:t>
      </w:r>
    </w:p>
    <w:p w14:paraId="37E2C187" w14:textId="55B3C90D" w:rsidR="00256941" w:rsidRDefault="00BF3AA5" w:rsidP="008D52FE">
      <w:r>
        <w:rPr>
          <w:noProof/>
        </w:rPr>
        <w:lastRenderedPageBreak/>
        <mc:AlternateContent>
          <mc:Choice Requires="wps">
            <w:drawing>
              <wp:anchor distT="45720" distB="45720" distL="114300" distR="114300" simplePos="0" relativeHeight="251661312" behindDoc="0" locked="0" layoutInCell="1" allowOverlap="1" wp14:anchorId="0277E1B5" wp14:editId="106DFC7C">
                <wp:simplePos x="0" y="0"/>
                <wp:positionH relativeFrom="column">
                  <wp:posOffset>4010533</wp:posOffset>
                </wp:positionH>
                <wp:positionV relativeFrom="paragraph">
                  <wp:posOffset>161925</wp:posOffset>
                </wp:positionV>
                <wp:extent cx="1267968" cy="560705"/>
                <wp:effectExtent l="0" t="0" r="0" b="0"/>
                <wp:wrapNone/>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968" cy="560705"/>
                        </a:xfrm>
                        <a:prstGeom prst="rect">
                          <a:avLst/>
                        </a:prstGeom>
                        <a:noFill/>
                        <a:ln w="9525">
                          <a:noFill/>
                          <a:miter lim="800000"/>
                          <a:headEnd/>
                          <a:tailEnd/>
                        </a:ln>
                      </wps:spPr>
                      <wps:txbx>
                        <w:txbxContent>
                          <w:p w14:paraId="72A79A84" w14:textId="73267403" w:rsidR="00BF3AA5" w:rsidRPr="00BF3AA5" w:rsidRDefault="00BF3AA5">
                            <w:pPr>
                              <w:rPr>
                                <w:rFonts w:asciiTheme="majorHAnsi" w:hAnsiTheme="majorHAnsi"/>
                                <w:color w:val="002060"/>
                                <w:sz w:val="28"/>
                                <w:szCs w:val="28"/>
                              </w:rPr>
                            </w:pPr>
                            <w:r>
                              <w:rPr>
                                <w:rFonts w:asciiTheme="majorHAnsi" w:hAnsiTheme="majorHAnsi"/>
                                <w:color w:val="002060"/>
                                <w:sz w:val="28"/>
                                <w:szCs w:val="28"/>
                              </w:rPr>
                              <w:t>Environmental award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7E1B5" id="_x0000_s1060" type="#_x0000_t202" style="position:absolute;left:0;text-align:left;margin-left:315.8pt;margin-top:12.75pt;width:99.85pt;height:44.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" filled="f" stroked="f">
                <v:textbox>
                  <w:txbxContent>
                    <w:p w14:paraId="72A79A84" w14:textId="73267403" w:rsidR="00BF3AA5" w:rsidRPr="00BF3AA5" w:rsidRDefault="00BF3AA5">
                      <w:pPr>
                        <w:rPr>
                          <w:rFonts w:asciiTheme="majorHAnsi" w:hAnsiTheme="majorHAnsi"/>
                          <w:color w:val="002060"/>
                          <w:sz w:val="28"/>
                          <w:szCs w:val="28"/>
                        </w:rPr>
                      </w:pPr>
                      <w:r>
                        <w:rPr>
                          <w:rFonts w:asciiTheme="majorHAnsi" w:hAnsiTheme="majorHAnsi"/>
                          <w:color w:val="002060"/>
                          <w:sz w:val="28"/>
                          <w:szCs w:val="28"/>
                        </w:rPr>
                        <w:t>Environmental award</w:t>
                      </w:r>
                    </w:p>
                  </w:txbxContent>
                </v:textbox>
              </v:shape>
            </w:pict>
          </mc:Fallback>
        </mc:AlternateContent>
      </w:r>
      <w:r>
        <w:rPr>
          <w:noProof/>
        </w:rPr>
        <mc:AlternateContent>
          <mc:Choice Requires="wps">
            <w:drawing>
              <wp:anchor distT="45720" distB="45720" distL="114300" distR="114300" simplePos="0" relativeHeight="251660288" behindDoc="0" locked="0" layoutInCell="1" allowOverlap="1" wp14:anchorId="3FBF3D61" wp14:editId="6D34CC9D">
                <wp:simplePos x="0" y="0"/>
                <wp:positionH relativeFrom="column">
                  <wp:posOffset>2057400</wp:posOffset>
                </wp:positionH>
                <wp:positionV relativeFrom="paragraph">
                  <wp:posOffset>173990</wp:posOffset>
                </wp:positionV>
                <wp:extent cx="1132205" cy="560705"/>
                <wp:effectExtent l="0" t="0" r="0" b="0"/>
                <wp:wrapNone/>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2205" cy="560705"/>
                        </a:xfrm>
                        <a:prstGeom prst="rect">
                          <a:avLst/>
                        </a:prstGeom>
                        <a:noFill/>
                        <a:ln w="9525">
                          <a:noFill/>
                          <a:miter lim="800000"/>
                          <a:headEnd/>
                          <a:tailEnd/>
                        </a:ln>
                      </wps:spPr>
                      <wps:txbx>
                        <w:txbxContent>
                          <w:p w14:paraId="427B4520" w14:textId="0A3952CD" w:rsidR="00BF3AA5" w:rsidRPr="00BF3AA5" w:rsidRDefault="00BF3AA5">
                            <w:pPr>
                              <w:rPr>
                                <w:rFonts w:asciiTheme="majorHAnsi" w:hAnsiTheme="majorHAnsi"/>
                                <w:color w:val="002060"/>
                                <w:sz w:val="28"/>
                                <w:szCs w:val="28"/>
                              </w:rPr>
                            </w:pPr>
                            <w:r>
                              <w:rPr>
                                <w:rFonts w:asciiTheme="majorHAnsi" w:hAnsiTheme="majorHAnsi"/>
                                <w:color w:val="002060"/>
                                <w:sz w:val="28"/>
                                <w:szCs w:val="28"/>
                              </w:rPr>
                              <w:t>Brand loyalty 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F3D61" id="_x0000_s1061" type="#_x0000_t202" style="position:absolute;left:0;text-align:left;margin-left:162pt;margin-top:13.7pt;width:89.15pt;height:44.1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" filled="f" stroked="f">
                <v:textbox>
                  <w:txbxContent>
                    <w:p w14:paraId="427B4520" w14:textId="0A3952CD" w:rsidR="00BF3AA5" w:rsidRPr="00BF3AA5" w:rsidRDefault="00BF3AA5">
                      <w:pPr>
                        <w:rPr>
                          <w:rFonts w:asciiTheme="majorHAnsi" w:hAnsiTheme="majorHAnsi"/>
                          <w:color w:val="002060"/>
                          <w:sz w:val="28"/>
                          <w:szCs w:val="28"/>
                        </w:rPr>
                      </w:pPr>
                      <w:r>
                        <w:rPr>
                          <w:rFonts w:asciiTheme="majorHAnsi" w:hAnsiTheme="majorHAnsi"/>
                          <w:color w:val="002060"/>
                          <w:sz w:val="28"/>
                          <w:szCs w:val="28"/>
                        </w:rPr>
                        <w:t>Brand loyalty 80%</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47AB272D" wp14:editId="47CA8BE5">
                <wp:simplePos x="0" y="0"/>
                <wp:positionH relativeFrom="column">
                  <wp:posOffset>120523</wp:posOffset>
                </wp:positionH>
                <wp:positionV relativeFrom="paragraph">
                  <wp:posOffset>173990</wp:posOffset>
                </wp:positionV>
                <wp:extent cx="1023620" cy="560705"/>
                <wp:effectExtent l="0" t="0" r="0" b="0"/>
                <wp:wrapNone/>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560705"/>
                        </a:xfrm>
                        <a:prstGeom prst="rect">
                          <a:avLst/>
                        </a:prstGeom>
                        <a:noFill/>
                        <a:ln w="9525">
                          <a:noFill/>
                          <a:miter lim="800000"/>
                          <a:headEnd/>
                          <a:tailEnd/>
                        </a:ln>
                      </wps:spPr>
                      <wps:txbx>
                        <w:txbxContent>
                          <w:p w14:paraId="340D3792" w14:textId="4DB92D6C" w:rsidR="00BF3AA5" w:rsidRPr="00BF3AA5" w:rsidRDefault="00BF3AA5">
                            <w:pPr>
                              <w:rPr>
                                <w:rFonts w:asciiTheme="majorHAnsi" w:hAnsiTheme="majorHAnsi"/>
                                <w:color w:val="002060"/>
                                <w:sz w:val="28"/>
                                <w:szCs w:val="28"/>
                              </w:rPr>
                            </w:pPr>
                            <w:r w:rsidRPr="00BF3AA5">
                              <w:rPr>
                                <w:rFonts w:asciiTheme="majorHAnsi" w:hAnsiTheme="majorHAnsi"/>
                                <w:color w:val="002060"/>
                                <w:sz w:val="28"/>
                                <w:szCs w:val="28"/>
                              </w:rPr>
                              <w:t>Sales up by 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B272D" id="_x0000_s1062" type="#_x0000_t202" style="position:absolute;left:0;text-align:left;margin-left:9.5pt;margin-top:13.7pt;width:80.6pt;height:44.1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" filled="f" stroked="f">
                <v:textbox>
                  <w:txbxContent>
                    <w:p w14:paraId="340D3792" w14:textId="4DB92D6C" w:rsidR="00BF3AA5" w:rsidRPr="00BF3AA5" w:rsidRDefault="00BF3AA5">
                      <w:pPr>
                        <w:rPr>
                          <w:rFonts w:asciiTheme="majorHAnsi" w:hAnsiTheme="majorHAnsi"/>
                          <w:color w:val="002060"/>
                          <w:sz w:val="28"/>
                          <w:szCs w:val="28"/>
                        </w:rPr>
                      </w:pPr>
                      <w:r w:rsidRPr="00BF3AA5">
                        <w:rPr>
                          <w:rFonts w:asciiTheme="majorHAnsi" w:hAnsiTheme="majorHAnsi"/>
                          <w:color w:val="002060"/>
                          <w:sz w:val="28"/>
                          <w:szCs w:val="28"/>
                        </w:rPr>
                        <w:t>Sales up by 13%</w:t>
                      </w:r>
                    </w:p>
                  </w:txbxContent>
                </v:textbox>
              </v:shape>
            </w:pict>
          </mc:Fallback>
        </mc:AlternateContent>
      </w:r>
      <w:r w:rsidR="00B137F1" w:rsidRPr="00221114">
        <w:rPr>
          <w:noProof/>
        </w:rPr>
        <mc:AlternateContent>
          <mc:Choice Requires="wpg">
            <w:drawing>
              <wp:inline distT="0" distB="0" distL="0" distR="0" wp14:anchorId="59436140" wp14:editId="6B4D50A6">
                <wp:extent cx="5915025" cy="908685"/>
                <wp:effectExtent l="0" t="0" r="9525" b="5715"/>
                <wp:docPr id="21" name="Group 24"/>
                <wp:cNvGraphicFramePr/>
                <a:graphic xmlns:a="http://schemas.openxmlformats.org/drawingml/2006/main">
                  <a:graphicData uri="http://schemas.microsoft.com/office/word/2010/wordprocessingGroup">
                    <wpg:wgp>
                      <wpg:cNvGrpSpPr/>
                      <wpg:grpSpPr>
                        <a:xfrm>
                          <a:off x="0" y="0"/>
                          <a:ext cx="5915025" cy="908685"/>
                          <a:chOff x="0" y="0"/>
                          <a:chExt cx="5915025" cy="908685"/>
                        </a:xfrm>
                      </wpg:grpSpPr>
                      <wpg:grpSp>
                        <wpg:cNvPr id="22" name="Group 22"/>
                        <wpg:cNvGrpSpPr/>
                        <wpg:grpSpPr>
                          <a:xfrm>
                            <a:off x="0" y="0"/>
                            <a:ext cx="5915025" cy="908685"/>
                            <a:chOff x="0" y="0"/>
                            <a:chExt cx="8597458" cy="1321895"/>
                          </a:xfrm>
                        </wpg:grpSpPr>
                        <wps:wsp>
                          <wps:cNvPr id="23" name="Freeform 23"/>
                          <wps:cNvSpPr/>
                          <wps:spPr>
                            <a:xfrm>
                              <a:off x="0" y="0"/>
                              <a:ext cx="8597458" cy="1321895"/>
                            </a:xfrm>
                            <a:custGeom>
                              <a:avLst/>
                              <a:gdLst>
                                <a:gd name="connsiteX0" fmla="*/ 5705950 w 8597458"/>
                                <a:gd name="connsiteY0" fmla="*/ 0 h 1321895"/>
                                <a:gd name="connsiteX1" fmla="*/ 8597458 w 8597458"/>
                                <a:gd name="connsiteY1" fmla="*/ 0 h 1321895"/>
                                <a:gd name="connsiteX2" fmla="*/ 8597458 w 8597458"/>
                                <a:gd name="connsiteY2" fmla="*/ 1321895 h 1321895"/>
                                <a:gd name="connsiteX3" fmla="*/ 5586821 w 8597458"/>
                                <a:gd name="connsiteY3" fmla="*/ 1321895 h 1321895"/>
                                <a:gd name="connsiteX4" fmla="*/ 2853216 w 8597458"/>
                                <a:gd name="connsiteY4" fmla="*/ 0 h 1321895"/>
                                <a:gd name="connsiteX5" fmla="*/ 5635386 w 8597458"/>
                                <a:gd name="connsiteY5" fmla="*/ 0 h 1321895"/>
                                <a:gd name="connsiteX6" fmla="*/ 5516257 w 8597458"/>
                                <a:gd name="connsiteY6" fmla="*/ 1321895 h 1321895"/>
                                <a:gd name="connsiteX7" fmla="*/ 2734087 w 8597458"/>
                                <a:gd name="connsiteY7" fmla="*/ 1321895 h 1321895"/>
                                <a:gd name="connsiteX8" fmla="*/ 0 w 8597458"/>
                                <a:gd name="connsiteY8" fmla="*/ 0 h 1321895"/>
                                <a:gd name="connsiteX9" fmla="*/ 2782651 w 8597458"/>
                                <a:gd name="connsiteY9" fmla="*/ 0 h 1321895"/>
                                <a:gd name="connsiteX10" fmla="*/ 2663522 w 8597458"/>
                                <a:gd name="connsiteY10" fmla="*/ 1321895 h 1321895"/>
                                <a:gd name="connsiteX11" fmla="*/ 0 w 8597458"/>
                                <a:gd name="connsiteY11" fmla="*/ 1321895 h 13218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8597458" h="1321895">
                                  <a:moveTo>
                                    <a:pt x="5705950" y="0"/>
                                  </a:moveTo>
                                  <a:lnTo>
                                    <a:pt x="8597458" y="0"/>
                                  </a:lnTo>
                                  <a:lnTo>
                                    <a:pt x="8597458" y="1321895"/>
                                  </a:lnTo>
                                  <a:lnTo>
                                    <a:pt x="5586821" y="1321895"/>
                                  </a:lnTo>
                                  <a:close/>
                                  <a:moveTo>
                                    <a:pt x="2853216" y="0"/>
                                  </a:moveTo>
                                  <a:lnTo>
                                    <a:pt x="5635386" y="0"/>
                                  </a:lnTo>
                                  <a:lnTo>
                                    <a:pt x="5516257" y="1321895"/>
                                  </a:lnTo>
                                  <a:lnTo>
                                    <a:pt x="2734087" y="1321895"/>
                                  </a:lnTo>
                                  <a:close/>
                                  <a:moveTo>
                                    <a:pt x="0" y="0"/>
                                  </a:moveTo>
                                  <a:lnTo>
                                    <a:pt x="2782651" y="0"/>
                                  </a:lnTo>
                                  <a:lnTo>
                                    <a:pt x="2663522" y="1321895"/>
                                  </a:lnTo>
                                  <a:lnTo>
                                    <a:pt x="0" y="1321895"/>
                                  </a:lnTo>
                                  <a:close/>
                                </a:path>
                              </a:pathLst>
                            </a:custGeom>
                            <a:gradFill>
                              <a:gsLst>
                                <a:gs pos="0">
                                  <a:srgbClr val="FFC000"/>
                                </a:gs>
                                <a:gs pos="36300">
                                  <a:srgbClr val="FFD347"/>
                                </a:gs>
                                <a:gs pos="100000">
                                  <a:schemeClr val="bg1"/>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24" name="Freeform 24"/>
                          <wps:cNvSpPr/>
                          <wps:spPr>
                            <a:xfrm flipV="1">
                              <a:off x="1767652" y="185317"/>
                              <a:ext cx="849032" cy="975782"/>
                            </a:xfrm>
                            <a:custGeom>
                              <a:avLst/>
                              <a:gdLst>
                                <a:gd name="connsiteX0" fmla="*/ 455323 w 849032"/>
                                <a:gd name="connsiteY0" fmla="*/ 356824 h 975782"/>
                                <a:gd name="connsiteX1" fmla="*/ 525548 w 849032"/>
                                <a:gd name="connsiteY1" fmla="*/ 304585 h 975782"/>
                                <a:gd name="connsiteX2" fmla="*/ 544062 w 849032"/>
                                <a:gd name="connsiteY2" fmla="*/ 251342 h 975782"/>
                                <a:gd name="connsiteX3" fmla="*/ 519876 w 849032"/>
                                <a:gd name="connsiteY3" fmla="*/ 198098 h 975782"/>
                                <a:gd name="connsiteX4" fmla="*/ 455323 w 849032"/>
                                <a:gd name="connsiteY4" fmla="*/ 168630 h 975782"/>
                                <a:gd name="connsiteX5" fmla="*/ 411456 w 849032"/>
                                <a:gd name="connsiteY5" fmla="*/ 579173 h 975782"/>
                                <a:gd name="connsiteX6" fmla="*/ 411456 w 849032"/>
                                <a:gd name="connsiteY6" fmla="*/ 426810 h 975782"/>
                                <a:gd name="connsiteX7" fmla="*/ 351579 w 849032"/>
                                <a:gd name="connsiteY7" fmla="*/ 467998 h 975782"/>
                                <a:gd name="connsiteX8" fmla="*/ 337452 w 849032"/>
                                <a:gd name="connsiteY8" fmla="*/ 508851 h 975782"/>
                                <a:gd name="connsiteX9" fmla="*/ 346365 w 849032"/>
                                <a:gd name="connsiteY9" fmla="*/ 543175 h 975782"/>
                                <a:gd name="connsiteX10" fmla="*/ 370752 w 849032"/>
                                <a:gd name="connsiteY10" fmla="*/ 567955 h 975782"/>
                                <a:gd name="connsiteX11" fmla="*/ 411456 w 849032"/>
                                <a:gd name="connsiteY11" fmla="*/ 579173 h 975782"/>
                                <a:gd name="connsiteX12" fmla="*/ 411456 w 849032"/>
                                <a:gd name="connsiteY12" fmla="*/ 660210 h 975782"/>
                                <a:gd name="connsiteX13" fmla="*/ 411456 w 849032"/>
                                <a:gd name="connsiteY13" fmla="*/ 625719 h 975782"/>
                                <a:gd name="connsiteX14" fmla="*/ 344806 w 849032"/>
                                <a:gd name="connsiteY14" fmla="*/ 605627 h 975782"/>
                                <a:gd name="connsiteX15" fmla="*/ 303672 w 849032"/>
                                <a:gd name="connsiteY15" fmla="*/ 563769 h 975782"/>
                                <a:gd name="connsiteX16" fmla="*/ 288562 w 849032"/>
                                <a:gd name="connsiteY16" fmla="*/ 507847 h 975782"/>
                                <a:gd name="connsiteX17" fmla="*/ 302328 w 849032"/>
                                <a:gd name="connsiteY17" fmla="*/ 452929 h 975782"/>
                                <a:gd name="connsiteX18" fmla="*/ 344635 w 849032"/>
                                <a:gd name="connsiteY18" fmla="*/ 409732 h 975782"/>
                                <a:gd name="connsiteX19" fmla="*/ 411456 w 849032"/>
                                <a:gd name="connsiteY19" fmla="*/ 374571 h 975782"/>
                                <a:gd name="connsiteX20" fmla="*/ 411456 w 849032"/>
                                <a:gd name="connsiteY20" fmla="*/ 167291 h 975782"/>
                                <a:gd name="connsiteX21" fmla="*/ 293250 w 849032"/>
                                <a:gd name="connsiteY21" fmla="*/ 235938 h 975782"/>
                                <a:gd name="connsiteX22" fmla="*/ 257419 w 849032"/>
                                <a:gd name="connsiteY22" fmla="*/ 208814 h 975782"/>
                                <a:gd name="connsiteX23" fmla="*/ 296852 w 849032"/>
                                <a:gd name="connsiteY23" fmla="*/ 163259 h 975782"/>
                                <a:gd name="connsiteX24" fmla="*/ 345344 w 849032"/>
                                <a:gd name="connsiteY24" fmla="*/ 133844 h 975782"/>
                                <a:gd name="connsiteX25" fmla="*/ 411456 w 849032"/>
                                <a:gd name="connsiteY25" fmla="*/ 120745 h 975782"/>
                                <a:gd name="connsiteX26" fmla="*/ 411456 w 849032"/>
                                <a:gd name="connsiteY26" fmla="*/ 15933 h 975782"/>
                                <a:gd name="connsiteX27" fmla="*/ 455323 w 849032"/>
                                <a:gd name="connsiteY27" fmla="*/ 15933 h 975782"/>
                                <a:gd name="connsiteX28" fmla="*/ 455323 w 849032"/>
                                <a:gd name="connsiteY28" fmla="*/ 120745 h 975782"/>
                                <a:gd name="connsiteX29" fmla="*/ 516787 w 849032"/>
                                <a:gd name="connsiteY29" fmla="*/ 136818 h 975782"/>
                                <a:gd name="connsiteX30" fmla="*/ 571403 w 849032"/>
                                <a:gd name="connsiteY30" fmla="*/ 184594 h 975782"/>
                                <a:gd name="connsiteX31" fmla="*/ 591613 w 849032"/>
                                <a:gd name="connsiteY31" fmla="*/ 252153 h 975782"/>
                                <a:gd name="connsiteX32" fmla="*/ 564222 w 849032"/>
                                <a:gd name="connsiteY32" fmla="*/ 333624 h 975782"/>
                                <a:gd name="connsiteX33" fmla="*/ 455323 w 849032"/>
                                <a:gd name="connsiteY33" fmla="*/ 408727 h 975782"/>
                                <a:gd name="connsiteX34" fmla="*/ 455323 w 849032"/>
                                <a:gd name="connsiteY34" fmla="*/ 575824 h 975782"/>
                                <a:gd name="connsiteX35" fmla="*/ 519952 w 849032"/>
                                <a:gd name="connsiteY35" fmla="*/ 527604 h 975782"/>
                                <a:gd name="connsiteX36" fmla="*/ 555782 w 849032"/>
                                <a:gd name="connsiteY36" fmla="*/ 556737 h 975782"/>
                                <a:gd name="connsiteX37" fmla="*/ 511227 w 849032"/>
                                <a:gd name="connsiteY37" fmla="*/ 602278 h 975782"/>
                                <a:gd name="connsiteX38" fmla="*/ 455323 w 849032"/>
                                <a:gd name="connsiteY38" fmla="*/ 623710 h 975782"/>
                                <a:gd name="connsiteX39" fmla="*/ 455323 w 849032"/>
                                <a:gd name="connsiteY39" fmla="*/ 660210 h 975782"/>
                                <a:gd name="connsiteX40" fmla="*/ 424516 w 849032"/>
                                <a:gd name="connsiteY40" fmla="*/ 975782 h 975782"/>
                                <a:gd name="connsiteX41" fmla="*/ 849032 w 849032"/>
                                <a:gd name="connsiteY41" fmla="*/ 590330 h 975782"/>
                                <a:gd name="connsiteX42" fmla="*/ 678423 w 849032"/>
                                <a:gd name="connsiteY42" fmla="*/ 590330 h 975782"/>
                                <a:gd name="connsiteX43" fmla="*/ 678423 w 849032"/>
                                <a:gd name="connsiteY43" fmla="*/ 0 h 975782"/>
                                <a:gd name="connsiteX44" fmla="*/ 170609 w 849032"/>
                                <a:gd name="connsiteY44" fmla="*/ 0 h 975782"/>
                                <a:gd name="connsiteX45" fmla="*/ 170609 w 849032"/>
                                <a:gd name="connsiteY45" fmla="*/ 590330 h 975782"/>
                                <a:gd name="connsiteX46" fmla="*/ 0 w 849032"/>
                                <a:gd name="connsiteY46" fmla="*/ 590330 h 9757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Lst>
                              <a:rect l="l" t="t" r="r" b="b"/>
                              <a:pathLst>
                                <a:path w="849032" h="975782">
                                  <a:moveTo>
                                    <a:pt x="455323" y="356824"/>
                                  </a:moveTo>
                                  <a:cubicBezTo>
                                    <a:pt x="489797" y="338294"/>
                                    <a:pt x="513205" y="320882"/>
                                    <a:pt x="525548" y="304585"/>
                                  </a:cubicBezTo>
                                  <a:cubicBezTo>
                                    <a:pt x="537891" y="288288"/>
                                    <a:pt x="544062" y="270540"/>
                                    <a:pt x="544062" y="251342"/>
                                  </a:cubicBezTo>
                                  <a:cubicBezTo>
                                    <a:pt x="544062" y="231696"/>
                                    <a:pt x="536000" y="213948"/>
                                    <a:pt x="519876" y="198098"/>
                                  </a:cubicBezTo>
                                  <a:cubicBezTo>
                                    <a:pt x="503752" y="182248"/>
                                    <a:pt x="482235" y="172425"/>
                                    <a:pt x="455323" y="168630"/>
                                  </a:cubicBezTo>
                                  <a:close/>
                                  <a:moveTo>
                                    <a:pt x="411456" y="579173"/>
                                  </a:moveTo>
                                  <a:lnTo>
                                    <a:pt x="411456" y="426810"/>
                                  </a:lnTo>
                                  <a:cubicBezTo>
                                    <a:pt x="384099" y="439088"/>
                                    <a:pt x="364140" y="452818"/>
                                    <a:pt x="351579" y="467998"/>
                                  </a:cubicBezTo>
                                  <a:cubicBezTo>
                                    <a:pt x="342161" y="479160"/>
                                    <a:pt x="337452" y="492778"/>
                                    <a:pt x="337452" y="508851"/>
                                  </a:cubicBezTo>
                                  <a:cubicBezTo>
                                    <a:pt x="337452" y="521353"/>
                                    <a:pt x="340423" y="532794"/>
                                    <a:pt x="346365" y="543175"/>
                                  </a:cubicBezTo>
                                  <a:cubicBezTo>
                                    <a:pt x="352307" y="553556"/>
                                    <a:pt x="360436" y="561816"/>
                                    <a:pt x="370752" y="567955"/>
                                  </a:cubicBezTo>
                                  <a:cubicBezTo>
                                    <a:pt x="381068" y="574094"/>
                                    <a:pt x="394636" y="577833"/>
                                    <a:pt x="411456" y="579173"/>
                                  </a:cubicBezTo>
                                  <a:close/>
                                  <a:moveTo>
                                    <a:pt x="411456" y="660210"/>
                                  </a:moveTo>
                                  <a:lnTo>
                                    <a:pt x="411456" y="625719"/>
                                  </a:lnTo>
                                  <a:cubicBezTo>
                                    <a:pt x="384371" y="623040"/>
                                    <a:pt x="362154" y="616343"/>
                                    <a:pt x="344806" y="605627"/>
                                  </a:cubicBezTo>
                                  <a:cubicBezTo>
                                    <a:pt x="327457" y="594911"/>
                                    <a:pt x="313746" y="580959"/>
                                    <a:pt x="303672" y="563769"/>
                                  </a:cubicBezTo>
                                  <a:cubicBezTo>
                                    <a:pt x="293598" y="546579"/>
                                    <a:pt x="288562" y="527939"/>
                                    <a:pt x="288562" y="507847"/>
                                  </a:cubicBezTo>
                                  <a:cubicBezTo>
                                    <a:pt x="288562" y="487085"/>
                                    <a:pt x="293150" y="468779"/>
                                    <a:pt x="302328" y="452929"/>
                                  </a:cubicBezTo>
                                  <a:cubicBezTo>
                                    <a:pt x="311505" y="437079"/>
                                    <a:pt x="325608" y="422680"/>
                                    <a:pt x="344635" y="409732"/>
                                  </a:cubicBezTo>
                                  <a:cubicBezTo>
                                    <a:pt x="354040" y="403481"/>
                                    <a:pt x="376313" y="391761"/>
                                    <a:pt x="411456" y="374571"/>
                                  </a:cubicBezTo>
                                  <a:lnTo>
                                    <a:pt x="411456" y="167291"/>
                                  </a:lnTo>
                                  <a:cubicBezTo>
                                    <a:pt x="363770" y="171979"/>
                                    <a:pt x="324368" y="194861"/>
                                    <a:pt x="293250" y="235938"/>
                                  </a:cubicBezTo>
                                  <a:lnTo>
                                    <a:pt x="257419" y="208814"/>
                                  </a:lnTo>
                                  <a:cubicBezTo>
                                    <a:pt x="267936" y="191555"/>
                                    <a:pt x="281080" y="176370"/>
                                    <a:pt x="296852" y="163259"/>
                                  </a:cubicBezTo>
                                  <a:cubicBezTo>
                                    <a:pt x="312624" y="150149"/>
                                    <a:pt x="328788" y="140344"/>
                                    <a:pt x="345344" y="133844"/>
                                  </a:cubicBezTo>
                                  <a:cubicBezTo>
                                    <a:pt x="361901" y="127344"/>
                                    <a:pt x="383938" y="122977"/>
                                    <a:pt x="411456" y="120745"/>
                                  </a:cubicBezTo>
                                  <a:lnTo>
                                    <a:pt x="411456" y="15933"/>
                                  </a:lnTo>
                                  <a:lnTo>
                                    <a:pt x="455323" y="15933"/>
                                  </a:lnTo>
                                  <a:lnTo>
                                    <a:pt x="455323" y="120745"/>
                                  </a:lnTo>
                                  <a:cubicBezTo>
                                    <a:pt x="481380" y="124094"/>
                                    <a:pt x="501868" y="129451"/>
                                    <a:pt x="516787" y="136818"/>
                                  </a:cubicBezTo>
                                  <a:cubicBezTo>
                                    <a:pt x="539725" y="148218"/>
                                    <a:pt x="557930" y="164143"/>
                                    <a:pt x="571403" y="184594"/>
                                  </a:cubicBezTo>
                                  <a:cubicBezTo>
                                    <a:pt x="584876" y="205045"/>
                                    <a:pt x="591613" y="227565"/>
                                    <a:pt x="591613" y="252153"/>
                                  </a:cubicBezTo>
                                  <a:cubicBezTo>
                                    <a:pt x="591613" y="281882"/>
                                    <a:pt x="582483" y="309039"/>
                                    <a:pt x="564222" y="333624"/>
                                  </a:cubicBezTo>
                                  <a:cubicBezTo>
                                    <a:pt x="549969" y="352847"/>
                                    <a:pt x="513670" y="377882"/>
                                    <a:pt x="455323" y="408727"/>
                                  </a:cubicBezTo>
                                  <a:lnTo>
                                    <a:pt x="455323" y="575824"/>
                                  </a:lnTo>
                                  <a:cubicBezTo>
                                    <a:pt x="481220" y="570243"/>
                                    <a:pt x="502762" y="554170"/>
                                    <a:pt x="519952" y="527604"/>
                                  </a:cubicBezTo>
                                  <a:lnTo>
                                    <a:pt x="555782" y="556737"/>
                                  </a:lnTo>
                                  <a:cubicBezTo>
                                    <a:pt x="541544" y="576829"/>
                                    <a:pt x="526692" y="592009"/>
                                    <a:pt x="511227" y="602278"/>
                                  </a:cubicBezTo>
                                  <a:cubicBezTo>
                                    <a:pt x="495763" y="612547"/>
                                    <a:pt x="477128" y="619691"/>
                                    <a:pt x="455323" y="623710"/>
                                  </a:cubicBezTo>
                                  <a:lnTo>
                                    <a:pt x="455323" y="660210"/>
                                  </a:lnTo>
                                  <a:close/>
                                  <a:moveTo>
                                    <a:pt x="424516" y="975782"/>
                                  </a:moveTo>
                                  <a:lnTo>
                                    <a:pt x="849032" y="590330"/>
                                  </a:lnTo>
                                  <a:lnTo>
                                    <a:pt x="678423" y="590330"/>
                                  </a:lnTo>
                                  <a:lnTo>
                                    <a:pt x="678423" y="0"/>
                                  </a:lnTo>
                                  <a:lnTo>
                                    <a:pt x="170609" y="0"/>
                                  </a:lnTo>
                                  <a:lnTo>
                                    <a:pt x="170609" y="590330"/>
                                  </a:lnTo>
                                  <a:lnTo>
                                    <a:pt x="0" y="590330"/>
                                  </a:lnTo>
                                  <a:close/>
                                </a:path>
                              </a:pathLst>
                            </a:custGeom>
                            <a:solidFill>
                              <a:srgbClr val="DE5A00"/>
                            </a:solidFill>
                            <a:ln>
                              <a:noFill/>
                            </a:ln>
                          </wps:spPr>
                          <wps:bodyPr vert="horz" wrap="square" lIns="109737" tIns="54869" rIns="109737" bIns="54869" numCol="1" anchor="t" anchorCtr="0" compatLnSpc="1">
                            <a:prstTxWarp prst="textNoShape">
                              <a:avLst/>
                            </a:prstTxWarp>
                            <a:noAutofit/>
                          </wps:bodyPr>
                        </wps:wsp>
                        <wpg:grpSp>
                          <wpg:cNvPr id="25" name="Group 25"/>
                          <wpg:cNvGrpSpPr/>
                          <wpg:grpSpPr>
                            <a:xfrm>
                              <a:off x="7830948" y="298290"/>
                              <a:ext cx="615514" cy="865949"/>
                              <a:chOff x="7830948" y="298290"/>
                              <a:chExt cx="615514" cy="865949"/>
                            </a:xfrm>
                            <a:solidFill>
                              <a:schemeClr val="tx2"/>
                            </a:solidFill>
                          </wpg:grpSpPr>
                          <wps:wsp>
                            <wps:cNvPr id="26" name="Freeform 26"/>
                            <wps:cNvSpPr>
                              <a:spLocks noEditPoints="1"/>
                            </wps:cNvSpPr>
                            <wps:spPr bwMode="black">
                              <a:xfrm>
                                <a:off x="7830948" y="298290"/>
                                <a:ext cx="615514" cy="615353"/>
                              </a:xfrm>
                              <a:custGeom>
                                <a:avLst/>
                                <a:gdLst>
                                  <a:gd name="T0" fmla="*/ 189 w 189"/>
                                  <a:gd name="T1" fmla="*/ 94 h 189"/>
                                  <a:gd name="T2" fmla="*/ 0 w 189"/>
                                  <a:gd name="T3" fmla="*/ 94 h 189"/>
                                  <a:gd name="T4" fmla="*/ 129 w 189"/>
                                  <a:gd name="T5" fmla="*/ 172 h 189"/>
                                  <a:gd name="T6" fmla="*/ 124 w 189"/>
                                  <a:gd name="T7" fmla="*/ 123 h 189"/>
                                  <a:gd name="T8" fmla="*/ 123 w 189"/>
                                  <a:gd name="T9" fmla="*/ 84 h 189"/>
                                  <a:gd name="T10" fmla="*/ 140 w 189"/>
                                  <a:gd name="T11" fmla="*/ 85 h 189"/>
                                  <a:gd name="T12" fmla="*/ 152 w 189"/>
                                  <a:gd name="T13" fmla="*/ 89 h 189"/>
                                  <a:gd name="T14" fmla="*/ 158 w 189"/>
                                  <a:gd name="T15" fmla="*/ 84 h 189"/>
                                  <a:gd name="T16" fmla="*/ 152 w 189"/>
                                  <a:gd name="T17" fmla="*/ 82 h 189"/>
                                  <a:gd name="T18" fmla="*/ 146 w 189"/>
                                  <a:gd name="T19" fmla="*/ 78 h 189"/>
                                  <a:gd name="T20" fmla="*/ 139 w 189"/>
                                  <a:gd name="T21" fmla="*/ 74 h 189"/>
                                  <a:gd name="T22" fmla="*/ 128 w 189"/>
                                  <a:gd name="T23" fmla="*/ 80 h 189"/>
                                  <a:gd name="T24" fmla="*/ 121 w 189"/>
                                  <a:gd name="T25" fmla="*/ 72 h 189"/>
                                  <a:gd name="T26" fmla="*/ 132 w 189"/>
                                  <a:gd name="T27" fmla="*/ 59 h 189"/>
                                  <a:gd name="T28" fmla="*/ 140 w 189"/>
                                  <a:gd name="T29" fmla="*/ 57 h 189"/>
                                  <a:gd name="T30" fmla="*/ 149 w 189"/>
                                  <a:gd name="T31" fmla="*/ 52 h 189"/>
                                  <a:gd name="T32" fmla="*/ 148 w 189"/>
                                  <a:gd name="T33" fmla="*/ 44 h 189"/>
                                  <a:gd name="T34" fmla="*/ 144 w 189"/>
                                  <a:gd name="T35" fmla="*/ 46 h 189"/>
                                  <a:gd name="T36" fmla="*/ 138 w 189"/>
                                  <a:gd name="T37" fmla="*/ 48 h 189"/>
                                  <a:gd name="T38" fmla="*/ 147 w 189"/>
                                  <a:gd name="T39" fmla="*/ 28 h 189"/>
                                  <a:gd name="T40" fmla="*/ 108 w 189"/>
                                  <a:gd name="T41" fmla="*/ 11 h 189"/>
                                  <a:gd name="T42" fmla="*/ 90 w 189"/>
                                  <a:gd name="T43" fmla="*/ 43 h 189"/>
                                  <a:gd name="T44" fmla="*/ 78 w 189"/>
                                  <a:gd name="T45" fmla="*/ 21 h 189"/>
                                  <a:gd name="T46" fmla="*/ 69 w 189"/>
                                  <a:gd name="T47" fmla="*/ 13 h 189"/>
                                  <a:gd name="T48" fmla="*/ 60 w 189"/>
                                  <a:gd name="T49" fmla="*/ 23 h 189"/>
                                  <a:gd name="T50" fmla="*/ 72 w 189"/>
                                  <a:gd name="T51" fmla="*/ 43 h 189"/>
                                  <a:gd name="T52" fmla="*/ 59 w 189"/>
                                  <a:gd name="T53" fmla="*/ 31 h 189"/>
                                  <a:gd name="T54" fmla="*/ 44 w 189"/>
                                  <a:gd name="T55" fmla="*/ 49 h 189"/>
                                  <a:gd name="T56" fmla="*/ 57 w 189"/>
                                  <a:gd name="T57" fmla="*/ 47 h 189"/>
                                  <a:gd name="T58" fmla="*/ 73 w 189"/>
                                  <a:gd name="T59" fmla="*/ 70 h 189"/>
                                  <a:gd name="T60" fmla="*/ 47 w 189"/>
                                  <a:gd name="T61" fmla="*/ 100 h 189"/>
                                  <a:gd name="T62" fmla="*/ 31 w 189"/>
                                  <a:gd name="T63" fmla="*/ 97 h 189"/>
                                  <a:gd name="T64" fmla="*/ 40 w 189"/>
                                  <a:gd name="T65" fmla="*/ 103 h 189"/>
                                  <a:gd name="T66" fmla="*/ 42 w 189"/>
                                  <a:gd name="T67" fmla="*/ 116 h 189"/>
                                  <a:gd name="T68" fmla="*/ 81 w 189"/>
                                  <a:gd name="T69" fmla="*/ 132 h 189"/>
                                  <a:gd name="T70" fmla="*/ 67 w 189"/>
                                  <a:gd name="T71" fmla="*/ 175 h 189"/>
                                  <a:gd name="T72" fmla="*/ 129 w 189"/>
                                  <a:gd name="T73" fmla="*/ 172 h 189"/>
                                  <a:gd name="T74" fmla="*/ 172 w 189"/>
                                  <a:gd name="T75" fmla="*/ 115 h 189"/>
                                  <a:gd name="T76" fmla="*/ 172 w 189"/>
                                  <a:gd name="T77" fmla="*/ 118 h 189"/>
                                  <a:gd name="T78" fmla="*/ 177 w 189"/>
                                  <a:gd name="T79" fmla="*/ 114 h 189"/>
                                  <a:gd name="T80" fmla="*/ 156 w 189"/>
                                  <a:gd name="T81" fmla="*/ 152 h 189"/>
                                  <a:gd name="T82" fmla="*/ 52 w 189"/>
                                  <a:gd name="T83" fmla="*/ 168 h 189"/>
                                  <a:gd name="T84" fmla="*/ 47 w 189"/>
                                  <a:gd name="T85" fmla="*/ 126 h 189"/>
                                  <a:gd name="T86" fmla="*/ 42 w 189"/>
                                  <a:gd name="T87" fmla="*/ 121 h 189"/>
                                  <a:gd name="T88" fmla="*/ 20 w 189"/>
                                  <a:gd name="T89" fmla="*/ 103 h 189"/>
                                  <a:gd name="T90" fmla="*/ 9 w 189"/>
                                  <a:gd name="T91" fmla="*/ 94 h 189"/>
                                  <a:gd name="T92" fmla="*/ 108 w 189"/>
                                  <a:gd name="T93" fmla="*/ 41 h 189"/>
                                  <a:gd name="T94" fmla="*/ 108 w 189"/>
                                  <a:gd name="T95" fmla="*/ 41 h 189"/>
                                  <a:gd name="T96" fmla="*/ 129 w 189"/>
                                  <a:gd name="T97" fmla="*/ 58 h 189"/>
                                  <a:gd name="T98" fmla="*/ 125 w 189"/>
                                  <a:gd name="T99" fmla="*/ 49 h 189"/>
                                  <a:gd name="T100" fmla="*/ 160 w 189"/>
                                  <a:gd name="T101" fmla="*/ 69 h 189"/>
                                  <a:gd name="T102" fmla="*/ 158 w 189"/>
                                  <a:gd name="T103" fmla="*/ 77 h 189"/>
                                  <a:gd name="T104" fmla="*/ 59 w 189"/>
                                  <a:gd name="T105" fmla="*/ 106 h 189"/>
                                  <a:gd name="T106" fmla="*/ 46 w 189"/>
                                  <a:gd name="T107" fmla="*/ 102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89" h="189">
                                    <a:moveTo>
                                      <a:pt x="94" y="0"/>
                                    </a:moveTo>
                                    <a:cubicBezTo>
                                      <a:pt x="146" y="0"/>
                                      <a:pt x="189" y="42"/>
                                      <a:pt x="189" y="94"/>
                                    </a:cubicBezTo>
                                    <a:cubicBezTo>
                                      <a:pt x="189" y="147"/>
                                      <a:pt x="146" y="189"/>
                                      <a:pt x="94" y="189"/>
                                    </a:cubicBezTo>
                                    <a:cubicBezTo>
                                      <a:pt x="42" y="189"/>
                                      <a:pt x="0" y="147"/>
                                      <a:pt x="0" y="94"/>
                                    </a:cubicBezTo>
                                    <a:cubicBezTo>
                                      <a:pt x="0" y="42"/>
                                      <a:pt x="42" y="0"/>
                                      <a:pt x="94" y="0"/>
                                    </a:cubicBezTo>
                                    <a:close/>
                                    <a:moveTo>
                                      <a:pt x="129" y="172"/>
                                    </a:moveTo>
                                    <a:cubicBezTo>
                                      <a:pt x="126" y="156"/>
                                      <a:pt x="135" y="129"/>
                                      <a:pt x="130" y="124"/>
                                    </a:cubicBezTo>
                                    <a:cubicBezTo>
                                      <a:pt x="128" y="123"/>
                                      <a:pt x="126" y="122"/>
                                      <a:pt x="124" y="123"/>
                                    </a:cubicBezTo>
                                    <a:cubicBezTo>
                                      <a:pt x="120" y="124"/>
                                      <a:pt x="116" y="126"/>
                                      <a:pt x="113" y="125"/>
                                    </a:cubicBezTo>
                                    <a:cubicBezTo>
                                      <a:pt x="96" y="117"/>
                                      <a:pt x="106" y="90"/>
                                      <a:pt x="123" y="84"/>
                                    </a:cubicBezTo>
                                    <a:cubicBezTo>
                                      <a:pt x="126" y="83"/>
                                      <a:pt x="129" y="83"/>
                                      <a:pt x="132" y="83"/>
                                    </a:cubicBezTo>
                                    <a:cubicBezTo>
                                      <a:pt x="137" y="82"/>
                                      <a:pt x="140" y="82"/>
                                      <a:pt x="140" y="85"/>
                                    </a:cubicBezTo>
                                    <a:cubicBezTo>
                                      <a:pt x="140" y="89"/>
                                      <a:pt x="148" y="92"/>
                                      <a:pt x="150" y="92"/>
                                    </a:cubicBezTo>
                                    <a:cubicBezTo>
                                      <a:pt x="151" y="92"/>
                                      <a:pt x="151" y="89"/>
                                      <a:pt x="152" y="89"/>
                                    </a:cubicBezTo>
                                    <a:cubicBezTo>
                                      <a:pt x="159" y="89"/>
                                      <a:pt x="164" y="93"/>
                                      <a:pt x="165" y="90"/>
                                    </a:cubicBezTo>
                                    <a:cubicBezTo>
                                      <a:pt x="167" y="80"/>
                                      <a:pt x="166" y="85"/>
                                      <a:pt x="158" y="84"/>
                                    </a:cubicBezTo>
                                    <a:cubicBezTo>
                                      <a:pt x="155" y="83"/>
                                      <a:pt x="157" y="78"/>
                                      <a:pt x="154" y="78"/>
                                    </a:cubicBezTo>
                                    <a:cubicBezTo>
                                      <a:pt x="152" y="77"/>
                                      <a:pt x="155" y="84"/>
                                      <a:pt x="152" y="82"/>
                                    </a:cubicBezTo>
                                    <a:cubicBezTo>
                                      <a:pt x="148" y="79"/>
                                      <a:pt x="146" y="72"/>
                                      <a:pt x="142" y="71"/>
                                    </a:cubicBezTo>
                                    <a:cubicBezTo>
                                      <a:pt x="137" y="70"/>
                                      <a:pt x="145" y="75"/>
                                      <a:pt x="146" y="78"/>
                                    </a:cubicBezTo>
                                    <a:cubicBezTo>
                                      <a:pt x="147" y="81"/>
                                      <a:pt x="143" y="85"/>
                                      <a:pt x="141" y="82"/>
                                    </a:cubicBezTo>
                                    <a:cubicBezTo>
                                      <a:pt x="140" y="81"/>
                                      <a:pt x="145" y="78"/>
                                      <a:pt x="139" y="74"/>
                                    </a:cubicBezTo>
                                    <a:cubicBezTo>
                                      <a:pt x="138" y="72"/>
                                      <a:pt x="135" y="72"/>
                                      <a:pt x="133" y="74"/>
                                    </a:cubicBezTo>
                                    <a:cubicBezTo>
                                      <a:pt x="130" y="77"/>
                                      <a:pt x="129" y="80"/>
                                      <a:pt x="128" y="80"/>
                                    </a:cubicBezTo>
                                    <a:cubicBezTo>
                                      <a:pt x="125" y="82"/>
                                      <a:pt x="123" y="82"/>
                                      <a:pt x="120" y="81"/>
                                    </a:cubicBezTo>
                                    <a:cubicBezTo>
                                      <a:pt x="116" y="80"/>
                                      <a:pt x="117" y="71"/>
                                      <a:pt x="121" y="72"/>
                                    </a:cubicBezTo>
                                    <a:cubicBezTo>
                                      <a:pt x="133" y="75"/>
                                      <a:pt x="122" y="68"/>
                                      <a:pt x="125" y="66"/>
                                    </a:cubicBezTo>
                                    <a:cubicBezTo>
                                      <a:pt x="126" y="65"/>
                                      <a:pt x="130" y="62"/>
                                      <a:pt x="132" y="59"/>
                                    </a:cubicBezTo>
                                    <a:cubicBezTo>
                                      <a:pt x="134" y="57"/>
                                      <a:pt x="133" y="51"/>
                                      <a:pt x="137" y="52"/>
                                    </a:cubicBezTo>
                                    <a:cubicBezTo>
                                      <a:pt x="139" y="52"/>
                                      <a:pt x="138" y="56"/>
                                      <a:pt x="140" y="57"/>
                                    </a:cubicBezTo>
                                    <a:cubicBezTo>
                                      <a:pt x="141" y="58"/>
                                      <a:pt x="144" y="57"/>
                                      <a:pt x="146" y="57"/>
                                    </a:cubicBezTo>
                                    <a:cubicBezTo>
                                      <a:pt x="149" y="57"/>
                                      <a:pt x="149" y="55"/>
                                      <a:pt x="149" y="52"/>
                                    </a:cubicBezTo>
                                    <a:cubicBezTo>
                                      <a:pt x="149" y="48"/>
                                      <a:pt x="156" y="49"/>
                                      <a:pt x="156" y="47"/>
                                    </a:cubicBezTo>
                                    <a:cubicBezTo>
                                      <a:pt x="155" y="44"/>
                                      <a:pt x="148" y="48"/>
                                      <a:pt x="148" y="44"/>
                                    </a:cubicBezTo>
                                    <a:cubicBezTo>
                                      <a:pt x="148" y="39"/>
                                      <a:pt x="154" y="38"/>
                                      <a:pt x="150" y="37"/>
                                    </a:cubicBezTo>
                                    <a:cubicBezTo>
                                      <a:pt x="147" y="36"/>
                                      <a:pt x="143" y="39"/>
                                      <a:pt x="144" y="46"/>
                                    </a:cubicBezTo>
                                    <a:cubicBezTo>
                                      <a:pt x="145" y="53"/>
                                      <a:pt x="146" y="56"/>
                                      <a:pt x="141" y="54"/>
                                    </a:cubicBezTo>
                                    <a:cubicBezTo>
                                      <a:pt x="137" y="51"/>
                                      <a:pt x="142" y="46"/>
                                      <a:pt x="138" y="48"/>
                                    </a:cubicBezTo>
                                    <a:cubicBezTo>
                                      <a:pt x="135" y="50"/>
                                      <a:pt x="133" y="51"/>
                                      <a:pt x="133" y="46"/>
                                    </a:cubicBezTo>
                                    <a:cubicBezTo>
                                      <a:pt x="133" y="42"/>
                                      <a:pt x="141" y="30"/>
                                      <a:pt x="147" y="28"/>
                                    </a:cubicBezTo>
                                    <a:cubicBezTo>
                                      <a:pt x="136" y="19"/>
                                      <a:pt x="123" y="13"/>
                                      <a:pt x="108" y="11"/>
                                    </a:cubicBezTo>
                                    <a:cubicBezTo>
                                      <a:pt x="108" y="11"/>
                                      <a:pt x="108" y="11"/>
                                      <a:pt x="108" y="11"/>
                                    </a:cubicBezTo>
                                    <a:cubicBezTo>
                                      <a:pt x="108" y="19"/>
                                      <a:pt x="108" y="24"/>
                                      <a:pt x="107" y="28"/>
                                    </a:cubicBezTo>
                                    <a:cubicBezTo>
                                      <a:pt x="107" y="33"/>
                                      <a:pt x="92" y="34"/>
                                      <a:pt x="90" y="43"/>
                                    </a:cubicBezTo>
                                    <a:cubicBezTo>
                                      <a:pt x="88" y="51"/>
                                      <a:pt x="85" y="46"/>
                                      <a:pt x="80" y="40"/>
                                    </a:cubicBezTo>
                                    <a:cubicBezTo>
                                      <a:pt x="75" y="34"/>
                                      <a:pt x="81" y="26"/>
                                      <a:pt x="78" y="21"/>
                                    </a:cubicBezTo>
                                    <a:cubicBezTo>
                                      <a:pt x="76" y="16"/>
                                      <a:pt x="67" y="23"/>
                                      <a:pt x="67" y="18"/>
                                    </a:cubicBezTo>
                                    <a:cubicBezTo>
                                      <a:pt x="67" y="16"/>
                                      <a:pt x="69" y="14"/>
                                      <a:pt x="69" y="13"/>
                                    </a:cubicBezTo>
                                    <a:cubicBezTo>
                                      <a:pt x="68" y="14"/>
                                      <a:pt x="67" y="14"/>
                                      <a:pt x="66" y="14"/>
                                    </a:cubicBezTo>
                                    <a:cubicBezTo>
                                      <a:pt x="63" y="16"/>
                                      <a:pt x="61" y="22"/>
                                      <a:pt x="60" y="23"/>
                                    </a:cubicBezTo>
                                    <a:cubicBezTo>
                                      <a:pt x="57" y="27"/>
                                      <a:pt x="64" y="26"/>
                                      <a:pt x="67" y="30"/>
                                    </a:cubicBezTo>
                                    <a:cubicBezTo>
                                      <a:pt x="71" y="36"/>
                                      <a:pt x="74" y="40"/>
                                      <a:pt x="72" y="43"/>
                                    </a:cubicBezTo>
                                    <a:cubicBezTo>
                                      <a:pt x="71" y="46"/>
                                      <a:pt x="59" y="43"/>
                                      <a:pt x="61" y="38"/>
                                    </a:cubicBezTo>
                                    <a:cubicBezTo>
                                      <a:pt x="64" y="33"/>
                                      <a:pt x="62" y="32"/>
                                      <a:pt x="59" y="31"/>
                                    </a:cubicBezTo>
                                    <a:cubicBezTo>
                                      <a:pt x="56" y="31"/>
                                      <a:pt x="56" y="35"/>
                                      <a:pt x="56" y="40"/>
                                    </a:cubicBezTo>
                                    <a:cubicBezTo>
                                      <a:pt x="56" y="44"/>
                                      <a:pt x="48" y="45"/>
                                      <a:pt x="44" y="49"/>
                                    </a:cubicBezTo>
                                    <a:cubicBezTo>
                                      <a:pt x="40" y="54"/>
                                      <a:pt x="47" y="58"/>
                                      <a:pt x="53" y="60"/>
                                    </a:cubicBezTo>
                                    <a:cubicBezTo>
                                      <a:pt x="59" y="62"/>
                                      <a:pt x="55" y="52"/>
                                      <a:pt x="57" y="47"/>
                                    </a:cubicBezTo>
                                    <a:cubicBezTo>
                                      <a:pt x="59" y="40"/>
                                      <a:pt x="66" y="46"/>
                                      <a:pt x="71" y="52"/>
                                    </a:cubicBezTo>
                                    <a:cubicBezTo>
                                      <a:pt x="75" y="58"/>
                                      <a:pt x="82" y="66"/>
                                      <a:pt x="73" y="70"/>
                                    </a:cubicBezTo>
                                    <a:cubicBezTo>
                                      <a:pt x="58" y="76"/>
                                      <a:pt x="52" y="83"/>
                                      <a:pt x="49" y="89"/>
                                    </a:cubicBezTo>
                                    <a:cubicBezTo>
                                      <a:pt x="46" y="95"/>
                                      <a:pt x="49" y="98"/>
                                      <a:pt x="47" y="100"/>
                                    </a:cubicBezTo>
                                    <a:cubicBezTo>
                                      <a:pt x="45" y="102"/>
                                      <a:pt x="45" y="99"/>
                                      <a:pt x="43" y="94"/>
                                    </a:cubicBezTo>
                                    <a:cubicBezTo>
                                      <a:pt x="41" y="91"/>
                                      <a:pt x="34" y="91"/>
                                      <a:pt x="31" y="97"/>
                                    </a:cubicBezTo>
                                    <a:cubicBezTo>
                                      <a:pt x="29" y="98"/>
                                      <a:pt x="29" y="101"/>
                                      <a:pt x="29" y="104"/>
                                    </a:cubicBezTo>
                                    <a:cubicBezTo>
                                      <a:pt x="29" y="114"/>
                                      <a:pt x="36" y="101"/>
                                      <a:pt x="40" y="103"/>
                                    </a:cubicBezTo>
                                    <a:cubicBezTo>
                                      <a:pt x="45" y="104"/>
                                      <a:pt x="36" y="105"/>
                                      <a:pt x="37" y="109"/>
                                    </a:cubicBezTo>
                                    <a:cubicBezTo>
                                      <a:pt x="38" y="113"/>
                                      <a:pt x="44" y="107"/>
                                      <a:pt x="42" y="116"/>
                                    </a:cubicBezTo>
                                    <a:cubicBezTo>
                                      <a:pt x="41" y="121"/>
                                      <a:pt x="49" y="117"/>
                                      <a:pt x="54" y="115"/>
                                    </a:cubicBezTo>
                                    <a:cubicBezTo>
                                      <a:pt x="65" y="111"/>
                                      <a:pt x="73" y="129"/>
                                      <a:pt x="81" y="132"/>
                                    </a:cubicBezTo>
                                    <a:cubicBezTo>
                                      <a:pt x="90" y="135"/>
                                      <a:pt x="93" y="137"/>
                                      <a:pt x="91" y="141"/>
                                    </a:cubicBezTo>
                                    <a:cubicBezTo>
                                      <a:pt x="85" y="153"/>
                                      <a:pt x="73" y="161"/>
                                      <a:pt x="67" y="175"/>
                                    </a:cubicBezTo>
                                    <a:cubicBezTo>
                                      <a:pt x="75" y="178"/>
                                      <a:pt x="85" y="179"/>
                                      <a:pt x="94" y="179"/>
                                    </a:cubicBezTo>
                                    <a:cubicBezTo>
                                      <a:pt x="107" y="179"/>
                                      <a:pt x="118" y="177"/>
                                      <a:pt x="129" y="172"/>
                                    </a:cubicBezTo>
                                    <a:close/>
                                    <a:moveTo>
                                      <a:pt x="177" y="114"/>
                                    </a:moveTo>
                                    <a:cubicBezTo>
                                      <a:pt x="175" y="114"/>
                                      <a:pt x="173" y="115"/>
                                      <a:pt x="172" y="115"/>
                                    </a:cubicBezTo>
                                    <a:cubicBezTo>
                                      <a:pt x="167" y="113"/>
                                      <a:pt x="170" y="93"/>
                                      <a:pt x="163" y="94"/>
                                    </a:cubicBezTo>
                                    <a:cubicBezTo>
                                      <a:pt x="160" y="95"/>
                                      <a:pt x="165" y="110"/>
                                      <a:pt x="172" y="118"/>
                                    </a:cubicBezTo>
                                    <a:cubicBezTo>
                                      <a:pt x="173" y="119"/>
                                      <a:pt x="174" y="118"/>
                                      <a:pt x="176" y="118"/>
                                    </a:cubicBezTo>
                                    <a:cubicBezTo>
                                      <a:pt x="176" y="117"/>
                                      <a:pt x="177" y="115"/>
                                      <a:pt x="177" y="114"/>
                                    </a:cubicBezTo>
                                    <a:close/>
                                    <a:moveTo>
                                      <a:pt x="172" y="128"/>
                                    </a:moveTo>
                                    <a:cubicBezTo>
                                      <a:pt x="164" y="126"/>
                                      <a:pt x="158" y="144"/>
                                      <a:pt x="156" y="152"/>
                                    </a:cubicBezTo>
                                    <a:cubicBezTo>
                                      <a:pt x="163" y="145"/>
                                      <a:pt x="168" y="137"/>
                                      <a:pt x="172" y="128"/>
                                    </a:cubicBezTo>
                                    <a:close/>
                                    <a:moveTo>
                                      <a:pt x="52" y="168"/>
                                    </a:moveTo>
                                    <a:cubicBezTo>
                                      <a:pt x="53" y="160"/>
                                      <a:pt x="54" y="151"/>
                                      <a:pt x="52" y="150"/>
                                    </a:cubicBezTo>
                                    <a:cubicBezTo>
                                      <a:pt x="45" y="144"/>
                                      <a:pt x="40" y="135"/>
                                      <a:pt x="47" y="126"/>
                                    </a:cubicBezTo>
                                    <a:cubicBezTo>
                                      <a:pt x="48" y="125"/>
                                      <a:pt x="49" y="124"/>
                                      <a:pt x="49" y="122"/>
                                    </a:cubicBezTo>
                                    <a:cubicBezTo>
                                      <a:pt x="50" y="119"/>
                                      <a:pt x="47" y="121"/>
                                      <a:pt x="42" y="121"/>
                                    </a:cubicBezTo>
                                    <a:cubicBezTo>
                                      <a:pt x="37" y="121"/>
                                      <a:pt x="41" y="113"/>
                                      <a:pt x="31" y="112"/>
                                    </a:cubicBezTo>
                                    <a:cubicBezTo>
                                      <a:pt x="21" y="111"/>
                                      <a:pt x="21" y="109"/>
                                      <a:pt x="20" y="103"/>
                                    </a:cubicBezTo>
                                    <a:cubicBezTo>
                                      <a:pt x="20" y="97"/>
                                      <a:pt x="14" y="91"/>
                                      <a:pt x="9" y="90"/>
                                    </a:cubicBezTo>
                                    <a:cubicBezTo>
                                      <a:pt x="9" y="91"/>
                                      <a:pt x="9" y="93"/>
                                      <a:pt x="9" y="94"/>
                                    </a:cubicBezTo>
                                    <a:cubicBezTo>
                                      <a:pt x="9" y="126"/>
                                      <a:pt x="27" y="154"/>
                                      <a:pt x="52" y="168"/>
                                    </a:cubicBezTo>
                                    <a:close/>
                                    <a:moveTo>
                                      <a:pt x="108" y="41"/>
                                    </a:moveTo>
                                    <a:cubicBezTo>
                                      <a:pt x="112" y="43"/>
                                      <a:pt x="116" y="40"/>
                                      <a:pt x="115" y="37"/>
                                    </a:cubicBezTo>
                                    <a:cubicBezTo>
                                      <a:pt x="112" y="32"/>
                                      <a:pt x="103" y="35"/>
                                      <a:pt x="108" y="41"/>
                                    </a:cubicBezTo>
                                    <a:close/>
                                    <a:moveTo>
                                      <a:pt x="125" y="49"/>
                                    </a:moveTo>
                                    <a:cubicBezTo>
                                      <a:pt x="128" y="49"/>
                                      <a:pt x="130" y="55"/>
                                      <a:pt x="129" y="58"/>
                                    </a:cubicBezTo>
                                    <a:cubicBezTo>
                                      <a:pt x="127" y="64"/>
                                      <a:pt x="122" y="60"/>
                                      <a:pt x="121" y="56"/>
                                    </a:cubicBezTo>
                                    <a:cubicBezTo>
                                      <a:pt x="121" y="52"/>
                                      <a:pt x="122" y="49"/>
                                      <a:pt x="125" y="49"/>
                                    </a:cubicBezTo>
                                    <a:close/>
                                    <a:moveTo>
                                      <a:pt x="158" y="77"/>
                                    </a:moveTo>
                                    <a:cubicBezTo>
                                      <a:pt x="155" y="74"/>
                                      <a:pt x="156" y="70"/>
                                      <a:pt x="160" y="69"/>
                                    </a:cubicBezTo>
                                    <a:cubicBezTo>
                                      <a:pt x="167" y="68"/>
                                      <a:pt x="176" y="75"/>
                                      <a:pt x="170" y="77"/>
                                    </a:cubicBezTo>
                                    <a:cubicBezTo>
                                      <a:pt x="167" y="78"/>
                                      <a:pt x="162" y="78"/>
                                      <a:pt x="158" y="77"/>
                                    </a:cubicBezTo>
                                    <a:close/>
                                    <a:moveTo>
                                      <a:pt x="46" y="102"/>
                                    </a:moveTo>
                                    <a:cubicBezTo>
                                      <a:pt x="49" y="102"/>
                                      <a:pt x="57" y="104"/>
                                      <a:pt x="59" y="106"/>
                                    </a:cubicBezTo>
                                    <a:cubicBezTo>
                                      <a:pt x="61" y="109"/>
                                      <a:pt x="53" y="108"/>
                                      <a:pt x="48" y="106"/>
                                    </a:cubicBezTo>
                                    <a:cubicBezTo>
                                      <a:pt x="45" y="105"/>
                                      <a:pt x="43" y="103"/>
                                      <a:pt x="46" y="102"/>
                                    </a:cubicBezTo>
                                    <a:close/>
                                  </a:path>
                                </a:pathLst>
                              </a:custGeom>
                              <a:solidFill>
                                <a:srgbClr val="DE5A00"/>
                              </a:solidFill>
                              <a:ln>
                                <a:noFill/>
                              </a:ln>
                            </wps:spPr>
                            <wps:bodyPr vert="horz" wrap="square" lIns="109737" tIns="54869" rIns="109737" bIns="54869" numCol="1" anchor="t" anchorCtr="0" compatLnSpc="1">
                              <a:prstTxWarp prst="textNoShape">
                                <a:avLst/>
                              </a:prstTxWarp>
                            </wps:bodyPr>
                          </wps:wsp>
                          <wps:wsp>
                            <wps:cNvPr id="27" name="Freeform 27"/>
                            <wps:cNvSpPr/>
                            <wps:spPr>
                              <a:xfrm>
                                <a:off x="7874390" y="834832"/>
                                <a:ext cx="528631" cy="329407"/>
                              </a:xfrm>
                              <a:custGeom>
                                <a:avLst/>
                                <a:gdLst>
                                  <a:gd name="connsiteX0" fmla="*/ 945480 w 1156441"/>
                                  <a:gd name="connsiteY0" fmla="*/ 159168 h 720616"/>
                                  <a:gd name="connsiteX1" fmla="*/ 945480 w 1156441"/>
                                  <a:gd name="connsiteY1" fmla="*/ 620370 h 720616"/>
                                  <a:gd name="connsiteX2" fmla="*/ 576680 w 1156441"/>
                                  <a:gd name="connsiteY2" fmla="*/ 445120 h 720616"/>
                                  <a:gd name="connsiteX3" fmla="*/ 213219 w 1156441"/>
                                  <a:gd name="connsiteY3" fmla="*/ 617833 h 720616"/>
                                  <a:gd name="connsiteX4" fmla="*/ 213219 w 1156441"/>
                                  <a:gd name="connsiteY4" fmla="*/ 160437 h 720616"/>
                                  <a:gd name="connsiteX5" fmla="*/ 285735 w 1156441"/>
                                  <a:gd name="connsiteY5" fmla="*/ 195714 h 720616"/>
                                  <a:gd name="connsiteX6" fmla="*/ 578046 w 1156441"/>
                                  <a:gd name="connsiteY6" fmla="*/ 248608 h 720616"/>
                                  <a:gd name="connsiteX7" fmla="*/ 870357 w 1156441"/>
                                  <a:gd name="connsiteY7" fmla="*/ 195714 h 720616"/>
                                  <a:gd name="connsiteX8" fmla="*/ 0 w 1156441"/>
                                  <a:gd name="connsiteY8" fmla="*/ 379 h 720616"/>
                                  <a:gd name="connsiteX9" fmla="*/ 47030 w 1156441"/>
                                  <a:gd name="connsiteY9" fmla="*/ 51468 h 720616"/>
                                  <a:gd name="connsiteX10" fmla="*/ 119316 w 1156441"/>
                                  <a:gd name="connsiteY10" fmla="*/ 104923 h 720616"/>
                                  <a:gd name="connsiteX11" fmla="*/ 119316 w 1156441"/>
                                  <a:gd name="connsiteY11" fmla="*/ 662454 h 720616"/>
                                  <a:gd name="connsiteX12" fmla="*/ 0 w 1156441"/>
                                  <a:gd name="connsiteY12" fmla="*/ 719152 h 720616"/>
                                  <a:gd name="connsiteX13" fmla="*/ 1156441 w 1156441"/>
                                  <a:gd name="connsiteY13" fmla="*/ 0 h 720616"/>
                                  <a:gd name="connsiteX14" fmla="*/ 1156441 w 1156441"/>
                                  <a:gd name="connsiteY14" fmla="*/ 720616 h 720616"/>
                                  <a:gd name="connsiteX15" fmla="*/ 1037125 w 1156441"/>
                                  <a:gd name="connsiteY15" fmla="*/ 663918 h 720616"/>
                                  <a:gd name="connsiteX16" fmla="*/ 1037125 w 1156441"/>
                                  <a:gd name="connsiteY16" fmla="*/ 104665 h 720616"/>
                                  <a:gd name="connsiteX17" fmla="*/ 1109062 w 1156441"/>
                                  <a:gd name="connsiteY17" fmla="*/ 51468 h 7206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56441" h="720616">
                                    <a:moveTo>
                                      <a:pt x="945480" y="159168"/>
                                    </a:moveTo>
                                    <a:lnTo>
                                      <a:pt x="945480" y="620370"/>
                                    </a:lnTo>
                                    <a:lnTo>
                                      <a:pt x="576680" y="445120"/>
                                    </a:lnTo>
                                    <a:lnTo>
                                      <a:pt x="213219" y="617833"/>
                                    </a:lnTo>
                                    <a:lnTo>
                                      <a:pt x="213219" y="160437"/>
                                    </a:lnTo>
                                    <a:lnTo>
                                      <a:pt x="285735" y="195714"/>
                                    </a:lnTo>
                                    <a:cubicBezTo>
                                      <a:pt x="375580" y="229774"/>
                                      <a:pt x="474359" y="248608"/>
                                      <a:pt x="578046" y="248608"/>
                                    </a:cubicBezTo>
                                    <a:cubicBezTo>
                                      <a:pt x="681733" y="248608"/>
                                      <a:pt x="780513" y="229774"/>
                                      <a:pt x="870357" y="195714"/>
                                    </a:cubicBezTo>
                                    <a:close/>
                                    <a:moveTo>
                                      <a:pt x="0" y="379"/>
                                    </a:moveTo>
                                    <a:lnTo>
                                      <a:pt x="47030" y="51468"/>
                                    </a:lnTo>
                                    <a:lnTo>
                                      <a:pt x="119316" y="104923"/>
                                    </a:lnTo>
                                    <a:lnTo>
                                      <a:pt x="119316" y="662454"/>
                                    </a:lnTo>
                                    <a:lnTo>
                                      <a:pt x="0" y="719152"/>
                                    </a:lnTo>
                                    <a:close/>
                                    <a:moveTo>
                                      <a:pt x="1156441" y="0"/>
                                    </a:moveTo>
                                    <a:lnTo>
                                      <a:pt x="1156441" y="720616"/>
                                    </a:lnTo>
                                    <a:lnTo>
                                      <a:pt x="1037125" y="663918"/>
                                    </a:lnTo>
                                    <a:lnTo>
                                      <a:pt x="1037125" y="104665"/>
                                    </a:lnTo>
                                    <a:lnTo>
                                      <a:pt x="1109062" y="51468"/>
                                    </a:lnTo>
                                    <a:close/>
                                  </a:path>
                                </a:pathLst>
                              </a:custGeom>
                              <a:solidFill>
                                <a:srgbClr val="DE5A00"/>
                              </a:solidFill>
                              <a:ln>
                                <a:noFill/>
                              </a:ln>
                            </wps:spPr>
                            <wps:bodyPr vert="horz" wrap="square" lIns="109737" tIns="54869" rIns="109737" bIns="54869" numCol="1" anchor="t" anchorCtr="0" compatLnSpc="1">
                              <a:prstTxWarp prst="textNoShape">
                                <a:avLst/>
                              </a:prstTxWarp>
                            </wps:bodyPr>
                          </wps:wsp>
                        </wpg:grpSp>
                      </wpg:grpSp>
                      <wps:wsp>
                        <wps:cNvPr id="470" name="Heart 470"/>
                        <wps:cNvSpPr/>
                        <wps:spPr>
                          <a:xfrm>
                            <a:off x="3254067" y="205048"/>
                            <a:ext cx="486362" cy="486362"/>
                          </a:xfrm>
                          <a:prstGeom prst="heart">
                            <a:avLst/>
                          </a:prstGeom>
                          <a:solidFill>
                            <a:srgbClr val="DE5A00"/>
                          </a:solidFill>
                          <a:ln>
                            <a:noFill/>
                          </a:ln>
                        </wps:spPr>
                        <wps:bodyPr vert="horz" wrap="square" lIns="109737" tIns="54869" rIns="109737" bIns="54869" numCol="1" anchor="t" anchorCtr="0" compatLnSpc="1">
                          <a:prstTxWarp prst="textNoShape">
                            <a:avLst/>
                          </a:prstTxWarp>
                          <a:noAutofit/>
                        </wps:bodyPr>
                      </wps:wsp>
                    </wpg:wgp>
                  </a:graphicData>
                </a:graphic>
              </wp:inline>
            </w:drawing>
          </mc:Choice>
          <mc:Fallback>
            <w:pict>
              <v:group w14:anchorId="76A04378" id="Group 24" o:spid="_x0000_s1026" style="width:465.75pt;height:71.55pt;mso-position-horizontal-relative:char;mso-position-vertical-relative:line" coordsize="59150,9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">
                <v:group id="Group 22" o:spid="_x0000_s1027" style="position:absolute;width:59150;height:9086" coordsize="85974,132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Freeform 23" o:spid="_x0000_s1028" style="position:absolute;width:85974;height:13218;visibility:visible;mso-wrap-style:square;v-text-anchor:middle" coordsize="8597458,1321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j4eMQA&#10;AADbAAAADwAAAGRycy9kb3ducmV2LnhtbESPT4vCMBTE7wt+h/AEb2uqsiLVKCII/jmIVkRvj+bZ&#10;FpuX2kTt+uk3Cwt7HGbmN8xk1phSPKl2hWUFvW4Egji1uuBMwTFZfo5AOI+ssbRMCr7JwWza+phg&#10;rO2L9/Q8+EwECLsYFeTeV7GULs3JoOvaijh4V1sb9EHWmdQ1vgLclLIfRUNpsOCwkGNFi5zS2+Fh&#10;FLznSXJarf0movP98oXbXaIHV6U67WY+BuGp8f/hv/ZKK+gP4PdL+AF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I+HjEAAAA2wAAAA8AAAAAAAAAAAAAAAAAmAIAAGRycy9k&#10;b3ducmV2LnhtbFBLBQYAAAAABAAEAPUAAACJAwAAAAA=&#10;" path="m5705950,l8597458,r,1321895l5586821,1321895,5705950,xm2853216,l5635386,,5516257,1321895r-2782170,l2853216,xm,l2782651,,2663522,1321895,,1321895,,xe" fillcolor="#ffc000" stroked="f" strokeweight="1pt">
                    <v:fill color2="white [3212]" colors="0 #ffc000;23790f #ffd347;1 white" focus="100%" type="gradient"/>
                    <v:stroke joinstyle="miter"/>
                    <v:path arrowok="t" o:connecttype="custom" o:connectlocs="5705950,0;8597458,0;8597458,1321895;5586821,1321895;2853216,0;5635386,0;5516257,1321895;2734087,1321895;0,0;2782651,0;2663522,1321895;0,1321895" o:connectangles="0,0,0,0,0,0,0,0,0,0,0,0"/>
                  </v:shape>
                  <v:shape id="Freeform 24" o:spid="_x0000_s1029" style="position:absolute;left:17676;top:1853;width:8490;height:9757;flip:y;visibility:visible;mso-wrap-style:square;v-text-anchor:top" coordsize="849032,975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H1f8QA&#10;AADbAAAADwAAAGRycy9kb3ducmV2LnhtbESPT2vCQBTE7wW/w/KE3uqmQUNJXaWISb1YqPbg8ZF9&#10;TUKzb0N2zZ9v7wpCj8PM/IZZb0fTiJ46V1tW8LqIQBAXVtdcKvg5Zy9vIJxH1thYJgUTOdhuZk9r&#10;TLUd+Jv6ky9FgLBLUUHlfZtK6YqKDLqFbYmD92s7gz7IrpS6wyHATSPjKEqkwZrDQoUt7Soq/k5X&#10;o+BrZJft60t5Sc4Tf+bJEVe5Vup5Pn68g/A0+v/wo33QCuIl3L+EHy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B9X/EAAAA2wAAAA8AAAAAAAAAAAAAAAAAmAIAAGRycy9k&#10;b3ducmV2LnhtbFBLBQYAAAAABAAEAPUAAACJAwAAAAA=&#10;" path="m455323,356824v34474,-18530,57882,-35942,70225,-52239c537891,288288,544062,270540,544062,251342v,-19646,-8062,-37394,-24186,-53244c503752,182248,482235,172425,455323,168630r,188194xm411456,579173r,-152363c384099,439088,364140,452818,351579,467998v-9418,11162,-14127,24780,-14127,40853c337452,521353,340423,532794,346365,543175v5942,10381,14071,18641,24387,24780c381068,574094,394636,577833,411456,579173xm411456,660210r,-34491c384371,623040,362154,616343,344806,605627,327457,594911,313746,580959,303672,563769,293598,546579,288562,527939,288562,507847v,-20762,4588,-39068,13766,-54918c311505,437079,325608,422680,344635,409732v9405,-6251,31678,-17971,66821,-35161l411456,167291v-47686,4688,-87088,27570,-118206,68647l257419,208814v10517,-17259,23661,-32444,39433,-45555c312624,150149,328788,140344,345344,133844v16557,-6500,38594,-10867,66112,-13099l411456,15933r43867,l455323,120745v26057,3349,46545,8706,61464,16073c539725,148218,557930,164143,571403,184594v13473,20451,20210,42971,20210,67559c591613,281882,582483,309039,564222,333624v-14253,19223,-50552,44258,-108899,75103l455323,575824v25897,-5581,47439,-21654,64629,-48220l555782,556737v-14238,20092,-29090,35272,-44555,45541c495763,612547,477128,619691,455323,623710r,36500l411456,660210xm424516,975782l849032,590330r-170609,l678423,,170609,r,590330l,590330,424516,975782xe" fillcolor="#de5a00" stroked="f">
                    <v:path arrowok="t" o:connecttype="custom" o:connectlocs="455323,356824;525548,304585;544062,251342;519876,198098;455323,168630;411456,579173;411456,426810;351579,467998;337452,508851;346365,543175;370752,567955;411456,579173;411456,660210;411456,625719;344806,605627;303672,563769;288562,507847;302328,452929;344635,409732;411456,374571;411456,167291;293250,235938;257419,208814;296852,163259;345344,133844;411456,120745;411456,15933;455323,15933;455323,120745;516787,136818;571403,184594;591613,252153;564222,333624;455323,408727;455323,575824;519952,527604;555782,556737;511227,602278;455323,623710;455323,660210;424516,975782;849032,590330;678423,590330;678423,0;170609,0;170609,590330;0,590330" o:connectangles="0,0,0,0,0,0,0,0,0,0,0,0,0,0,0,0,0,0,0,0,0,0,0,0,0,0,0,0,0,0,0,0,0,0,0,0,0,0,0,0,0,0,0,0,0,0,0"/>
                  </v:shape>
                  <v:group id="Group 25" o:spid="_x0000_s1030" style="position:absolute;left:78309;top:2982;width:6155;height:8660" coordorigin="78309,2982" coordsize="6155,8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Freeform 26" o:spid="_x0000_s1031" style="position:absolute;left:78309;top:2982;width:6155;height:6154;visibility:visible;mso-wrap-style:square;v-text-anchor:top" coordsize="189,189" o:bwmode="black"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Y7zMUA&#10;AADbAAAADwAAAGRycy9kb3ducmV2LnhtbESPT2vCQBTE7wW/w/IEb3WjBw3RVUQQSrX1Xy+9vWZf&#10;k2j2bchuk/Tbu4LgcZiZ3zDzZWdK0VDtCssKRsMIBHFqdcGZgq/z5jUG4TyyxtIyKfgnB8tF72WO&#10;ibYtH6k5+UwECLsEFeTeV4mULs3JoBvaijh4v7Y26IOsM6lrbAPclHIcRRNpsOCwkGNF65zS6+nP&#10;KEh38SG2n7vL9Lxt36ffP831Y7NXatDvVjMQnjr/DD/ab1rBeAL3L+EH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jvMxQAAANsAAAAPAAAAAAAAAAAAAAAAAJgCAABkcnMv&#10;ZG93bnJldi54bWxQSwUGAAAAAAQABAD1AAAAigMAAAAA&#10;" path="m94,v52,,95,42,95,94c189,147,146,189,94,189,42,189,,147,,94,,42,42,,94,xm129,172v-3,-16,6,-43,1,-48c128,123,126,122,124,123v-4,1,-8,3,-11,2c96,117,106,90,123,84v3,-1,6,-1,9,-1c137,82,140,82,140,85v,4,8,7,10,7c151,92,151,89,152,89v7,,12,4,13,1c167,80,166,85,158,84v-3,-1,-1,-6,-4,-6c152,77,155,84,152,82,148,79,146,72,142,71v-5,-1,3,4,4,7c147,81,143,85,141,82v-1,-1,4,-4,-2,-8c138,72,135,72,133,74v-3,3,-4,6,-5,6c125,82,123,82,120,81v-4,-1,-3,-10,1,-9c133,75,122,68,125,66v1,-1,5,-4,7,-7c134,57,133,51,137,52v2,,1,4,3,5c141,58,144,57,146,57v3,,3,-2,3,-5c149,48,156,49,156,47v-1,-3,-8,1,-8,-3c148,39,154,38,150,37v-3,-1,-7,2,-6,9c145,53,146,56,141,54v-4,-3,1,-8,-3,-6c135,50,133,51,133,46v,-4,8,-16,14,-18c136,19,123,13,108,11v,,,,,c108,19,108,24,107,28v,5,-15,6,-17,15c88,51,85,46,80,40,75,34,81,26,78,21,76,16,67,23,67,18v,-2,2,-4,2,-5c68,14,67,14,66,14v-3,2,-5,8,-6,9c57,27,64,26,67,30v4,6,7,10,5,13c71,46,59,43,61,38v3,-5,1,-6,-2,-7c56,31,56,35,56,40v,4,-8,5,-12,9c40,54,47,58,53,60v6,2,2,-8,4,-13c59,40,66,46,71,52v4,6,11,14,2,18c58,76,52,83,49,89v-3,6,,9,-2,11c45,102,45,99,43,94,41,91,34,91,31,97v-2,1,-2,4,-2,7c29,114,36,101,40,103v5,1,-4,2,-3,6c38,113,44,107,42,116v-1,5,7,1,12,-1c65,111,73,129,81,132v9,3,12,5,10,9c85,153,73,161,67,175v8,3,18,4,27,4c107,179,118,177,129,172xm177,114v-2,,-4,1,-5,1c167,113,170,93,163,94v-3,1,2,16,9,24c173,119,174,118,176,118v,-1,1,-3,1,-4xm172,128v-8,-2,-14,16,-16,24c163,145,168,137,172,128xm52,168v1,-8,2,-17,,-18c45,144,40,135,47,126v1,-1,2,-2,2,-4c50,119,47,121,42,121v-5,,-1,-8,-11,-9c21,111,21,109,20,103,20,97,14,91,9,90v,1,,3,,4c9,126,27,154,52,168xm108,41v4,2,8,-1,7,-4c112,32,103,35,108,41xm125,49v3,,5,6,4,9c127,64,122,60,121,56v,-4,1,-7,4,-7xm158,77v-3,-3,-2,-7,2,-8c167,68,176,75,170,77v-3,1,-8,1,-12,xm46,102v3,,11,2,13,4c61,109,53,108,48,106v-3,-1,-5,-3,-2,-4xe" fillcolor="#de5a00" stroked="f">
                      <v:path arrowok="t" o:connecttype="custom" o:connectlocs="615514,306049;0,306049;420113,560004;403829,400468;400573,273490;455936,276746;495017,289769;514557,273490;495017,266979;475476,253955;452680,240932;416856,260467;394059,234420;429883,192094;455936,185583;485246,169303;481990,143257;468963,149768;449423,156280;478733,91163;351722,35814;293102,140001;254022,68373;224711,42326;195401,74884;234482,140001;192145,100931;143294,159536;185631,153024;237738,227909;153064,325584;100957,315816;130268,335351;136781,377677;263792,429770;218198,569771;420113,560004;560150,374421;560150,384189;576434,371165;508043,494887;169348,546980;153064,410235;136781,393956;65134,335351;29310,306049;351722,133489;351722,133489;420113,188838;407086,159536;521070,224653;514557,250699;192145,345119;149808,332095" o:connectangles="0,0,0,0,0,0,0,0,0,0,0,0,0,0,0,0,0,0,0,0,0,0,0,0,0,0,0,0,0,0,0,0,0,0,0,0,0,0,0,0,0,0,0,0,0,0,0,0,0,0,0,0,0,0"/>
                      <o:lock v:ext="edit" verticies="t"/>
                    </v:shape>
                    <v:shape id="Freeform 27" o:spid="_x0000_s1032" style="position:absolute;left:78743;top:8348;width:5287;height:3294;visibility:visible;mso-wrap-style:square;v-text-anchor:top" coordsize="1156441,720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i8d8QA&#10;AADbAAAADwAAAGRycy9kb3ducmV2LnhtbESP3WrCQBSE7wu+w3KE3tWNSqtGVykFIVDwJwp6ecwe&#10;k2D2bMhuNb69KxS8HGbmG2a2aE0lrtS40rKCfi8CQZxZXXKuYL9bfoxBOI+ssbJMCu7kYDHvvM0w&#10;1vbGW7qmPhcBwi5GBYX3dSylywoy6Hq2Jg7e2TYGfZBNLnWDtwA3lRxE0Zc0WHJYKLCmn4KyS/pn&#10;FKTrUf+Y0Ph3k6yGpwObyfr8qZV677bfUxCeWv8K/7cTrWAwgueX8AP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4vHfEAAAA2wAAAA8AAAAAAAAAAAAAAAAAmAIAAGRycy9k&#10;b3ducmV2LnhtbFBLBQYAAAAABAAEAPUAAACJAwAAAAA=&#10;" path="m945480,159168r,461202l576680,445120,213219,617833r,-457396l285735,195714v89845,34060,188624,52894,292311,52894c681733,248608,780513,229774,870357,195714r75123,-36546xm,379l47030,51468r72286,53455l119316,662454,,719152,,379xm1156441,r,720616l1037125,663918r,-559253l1109062,51468,1156441,xe" fillcolor="#de5a00" stroked="f">
                      <v:path arrowok="t" o:connecttype="custom" o:connectlocs="432197,72759;432197,283583;263611,203473;97466,282423;97466,73339;130615,89465;264236,113643;397857,89465;0,173;21498,23527;54542,47962;54542,302820;0,328738;528631,0;528631,329407;474089,303489;474089,47844;506973,23527" o:connectangles="0,0,0,0,0,0,0,0,0,0,0,0,0,0,0,0,0,0"/>
                    </v:shape>
                  </v:group>
                </v:group>
                <v:shape id="Heart 470" o:spid="_x0000_s1033" style="position:absolute;left:32540;top:2050;width:4864;height:4864;visibility:visible;mso-wrap-style:square;v-text-anchor:top" coordsize="486362,486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SODsIA&#10;AADcAAAADwAAAGRycy9kb3ducmV2LnhtbERPy4rCMBTdD/gP4QpuBk0VGaVjFCuKhQHBxwfcae40&#10;ZZqb0kStf28WgsvDeS9Wna3FjVpfOVYwHiUgiAunKy4VXM674RyED8gaa8ek4EEeVsvexwJT7e58&#10;pNsplCKGsE9RgQmhSaX0hSGLfuQa4sj9udZiiLAtpW7xHsNtLSdJ8iUtVhwbDDa0MVT8n65WQV5m&#10;P8ftPttessluXH/m84P5LZQa9Lv1N4hAXXiLX+5cK5jO4vx4Jh4B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I4OwgAAANwAAAAPAAAAAAAAAAAAAAAAAJgCAABkcnMvZG93&#10;bnJldi54bWxQSwUGAAAAAAQABAD1AAAAhwMAAAAA&#10;" path="m243181,121591v101325,-283712,496495,,,364771c-253314,121591,141856,-162121,243181,121591xe" fillcolor="#de5a00" stroked="f">
                  <v:path arrowok="t" o:connecttype="custom" o:connectlocs="243181,121591;243181,486362;243181,121591" o:connectangles="0,0,0"/>
                </v:shape>
                <w10:anchorlock/>
              </v:group>
            </w:pict>
          </mc:Fallback>
        </mc:AlternateContent>
      </w:r>
    </w:p>
    <w:p w14:paraId="5299668A" w14:textId="52BEDB68" w:rsidR="00345083" w:rsidRPr="002A3940" w:rsidRDefault="00345083" w:rsidP="002A3940">
      <w:pPr>
        <w:pStyle w:val="OrangeHeader"/>
        <w:spacing w:before="0" w:after="240"/>
        <w:rPr>
          <w:rFonts w:asciiTheme="minorHAnsi" w:hAnsiTheme="minorHAnsi"/>
        </w:rPr>
      </w:pPr>
      <w:bookmarkStart w:id="72" w:name="_Toc383432920"/>
      <w:bookmarkStart w:id="73" w:name="_Toc459191045"/>
      <w:r w:rsidRPr="002A3940">
        <w:rPr>
          <w:rFonts w:asciiTheme="minorHAnsi" w:hAnsiTheme="minorHAnsi"/>
        </w:rPr>
        <w:t>New products—</w:t>
      </w:r>
      <w:r w:rsidR="00C80E1A">
        <w:rPr>
          <w:rFonts w:asciiTheme="minorHAnsi" w:hAnsiTheme="minorHAnsi"/>
        </w:rPr>
        <w:t>2016</w:t>
      </w:r>
      <w:r w:rsidRPr="002A3940">
        <w:rPr>
          <w:rFonts w:asciiTheme="minorHAnsi" w:hAnsiTheme="minorHAnsi"/>
        </w:rPr>
        <w:t xml:space="preserve"> and beyond</w:t>
      </w:r>
      <w:bookmarkEnd w:id="72"/>
      <w:bookmarkEnd w:id="73"/>
    </w:p>
    <w:p w14:paraId="052BB096" w14:textId="77777777" w:rsidR="00345083" w:rsidRPr="00631C7E" w:rsidRDefault="00345083" w:rsidP="00345083">
      <w:r w:rsidRPr="00631C7E">
        <w:t xml:space="preserve">With Northwind support, Contoso research and development has produced some of the most </w:t>
      </w:r>
      <w:commentRangeStart w:id="74"/>
      <w:r w:rsidRPr="00631C7E">
        <w:t xml:space="preserve">innovative </w:t>
      </w:r>
      <w:commentRangeEnd w:id="74"/>
      <w:r w:rsidR="00763100">
        <w:rPr>
          <w:rStyle w:val="CommentReference"/>
        </w:rPr>
        <w:commentReference w:id="74"/>
      </w:r>
      <w:r w:rsidRPr="00631C7E">
        <w:t xml:space="preserve">electronics products of the past </w:t>
      </w:r>
      <w:del w:id="75" w:author="David Alexander" w:date="2014-03-18T15:23:00Z">
        <w:r w:rsidRPr="00631C7E" w:rsidDel="00CF7C70">
          <w:delText xml:space="preserve">35 </w:delText>
        </w:r>
      </w:del>
      <w:ins w:id="76" w:author="David Alexander" w:date="2014-03-18T15:23:00Z">
        <w:r>
          <w:t>40</w:t>
        </w:r>
        <w:r w:rsidRPr="00631C7E">
          <w:t xml:space="preserve"> </w:t>
        </w:r>
      </w:ins>
      <w:r w:rsidRPr="00631C7E">
        <w:t xml:space="preserve">years. While the Northwind brand has always been known for good quality and value, in the next two years, Contoso plans to unveil a suite of high-end products </w:t>
      </w:r>
      <w:commentRangeStart w:id="77"/>
      <w:ins w:id="78" w:author="David Alexander" w:date="2014-03-18T15:24:00Z">
        <w:r>
          <w:t xml:space="preserve">at affordable price points </w:t>
        </w:r>
      </w:ins>
      <w:commentRangeEnd w:id="77"/>
      <w:r w:rsidR="00763100">
        <w:rPr>
          <w:rStyle w:val="CommentReference"/>
        </w:rPr>
        <w:commentReference w:id="77"/>
      </w:r>
      <w:r w:rsidRPr="00631C7E">
        <w:t xml:space="preserve">that consumers may be accustomed to seeing only </w:t>
      </w:r>
      <w:r>
        <w:t>from upscale electronic brands.</w:t>
      </w:r>
    </w:p>
    <w:p w14:paraId="78221546" w14:textId="23470F09" w:rsidR="00345083" w:rsidRDefault="00345083" w:rsidP="00345083">
      <w:r w:rsidRPr="00631C7E">
        <w:t xml:space="preserve">Contoso products that are scheduled to launch in </w:t>
      </w:r>
      <w:r w:rsidR="00C80E1A">
        <w:t>2016</w:t>
      </w:r>
      <w:r w:rsidRPr="00631C7E">
        <w:t xml:space="preserve"> and </w:t>
      </w:r>
      <w:r w:rsidR="00C80E1A">
        <w:t>2017</w:t>
      </w:r>
      <w:r w:rsidRPr="00631C7E">
        <w:t xml:space="preserve"> include cutting-edge smart TVs, 3D TVs, true surround-sound stereo systems, and immersive home theatre packages.</w:t>
      </w:r>
      <w:r>
        <w:t xml:space="preserve"> </w:t>
      </w:r>
      <w:r w:rsidRPr="00631C7E">
        <w:t xml:space="preserve">Renewal of the Northwind/Contoso partnership will ensure that </w:t>
      </w:r>
      <w:r>
        <w:t>these</w:t>
      </w:r>
      <w:r w:rsidRPr="00631C7E">
        <w:t xml:space="preserve"> products will be available exclusively at Northwind retail outlets worldwide.</w:t>
      </w:r>
      <w:r>
        <w:t xml:space="preserve"> </w:t>
      </w:r>
    </w:p>
    <w:p w14:paraId="4E9713C4" w14:textId="77777777" w:rsidR="00345083" w:rsidRPr="00631C7E" w:rsidRDefault="00345083" w:rsidP="00345083"/>
    <w:p w14:paraId="14DE316E" w14:textId="77777777" w:rsidR="00345083" w:rsidRPr="00345083" w:rsidRDefault="00345083" w:rsidP="00345083">
      <w:r w:rsidRPr="00631C7E">
        <w:t xml:space="preserve">Here’s a sneak peek at a few of the products that Contoso R&amp;D currently has in </w:t>
      </w:r>
      <w:commentRangeStart w:id="79"/>
      <w:r w:rsidRPr="00631C7E">
        <w:t>development</w:t>
      </w:r>
      <w:bookmarkStart w:id="80" w:name="_GoBack"/>
      <w:bookmarkEnd w:id="80"/>
      <w:commentRangeEnd w:id="79"/>
      <w:r w:rsidR="00763100">
        <w:rPr>
          <w:rStyle w:val="CommentReference"/>
        </w:rPr>
        <w:commentReference w:id="79"/>
      </w:r>
      <w:r w:rsidRPr="00631C7E">
        <w:t>.</w:t>
      </w:r>
      <w:r w:rsidRPr="00345083">
        <w:t xml:space="preserve"> </w:t>
      </w:r>
    </w:p>
    <w:p w14:paraId="0EE8A1CC" w14:textId="0ACB3A3D" w:rsidR="00345083" w:rsidRPr="00345083" w:rsidRDefault="00345083" w:rsidP="008D52FE">
      <w:r>
        <w:rPr>
          <w:noProof/>
        </w:rPr>
        <w:drawing>
          <wp:inline distT="0" distB="0" distL="0" distR="0" wp14:anchorId="1934124A" wp14:editId="7DAE557B">
            <wp:extent cx="5943600" cy="21604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160451"/>
                    </a:xfrm>
                    <a:prstGeom prst="rect">
                      <a:avLst/>
                    </a:prstGeom>
                    <a:noFill/>
                  </pic:spPr>
                </pic:pic>
              </a:graphicData>
            </a:graphic>
          </wp:inline>
        </w:drawing>
      </w:r>
    </w:p>
    <w:sectPr w:rsidR="00345083" w:rsidRPr="00345083" w:rsidSect="00A94674">
      <w:footerReference w:type="default" r:id="rId19"/>
      <w:pgSz w:w="12240" w:h="15840"/>
      <w:pgMar w:top="1440" w:right="1440" w:bottom="1440" w:left="1440" w:header="720" w:footer="720" w:gutter="0"/>
      <w:pgNumType w:start="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Isaiah Langer" w:date="2016-08-17T09:53:00Z" w:initials="IL">
    <w:p w14:paraId="41F76CAE" w14:textId="1065BEC8" w:rsidR="00C80E1A" w:rsidRDefault="00C80E1A">
      <w:pPr>
        <w:pStyle w:val="CommentText"/>
      </w:pPr>
      <w:r>
        <w:rPr>
          <w:rStyle w:val="CommentReference"/>
        </w:rPr>
        <w:annotationRef/>
      </w:r>
      <w:r>
        <w:t>Can we reference the research in a footnote?</w:t>
      </w:r>
    </w:p>
  </w:comment>
  <w:comment w:id="11" w:author="Alex Wilber" w:date="2016-08-17T09:58:00Z" w:initials="AW">
    <w:p w14:paraId="335A62A9" w14:textId="1AC2B3FC" w:rsidR="00763100" w:rsidRDefault="00763100">
      <w:pPr>
        <w:pStyle w:val="CommentText"/>
      </w:pPr>
      <w:r>
        <w:rPr>
          <w:rStyle w:val="CommentReference"/>
        </w:rPr>
        <w:annotationRef/>
      </w:r>
      <w:r>
        <w:t>Yes, I will add the research information.</w:t>
      </w:r>
    </w:p>
  </w:comment>
  <w:comment w:id="30" w:author="Isaiah Langer" w:date="2016-08-17T09:54:00Z" w:initials="IL">
    <w:p w14:paraId="395EEF44" w14:textId="7F131374" w:rsidR="00C80E1A" w:rsidRDefault="00C80E1A">
      <w:pPr>
        <w:pStyle w:val="CommentText"/>
      </w:pPr>
      <w:r>
        <w:rPr>
          <w:rStyle w:val="CommentReference"/>
        </w:rPr>
        <w:annotationRef/>
      </w:r>
      <w:r>
        <w:t>I think Northwind had retail partnerships in cities outside of Cleveland. We should be sure to reference.</w:t>
      </w:r>
    </w:p>
  </w:comment>
  <w:comment w:id="31" w:author="Alex Wilber" w:date="2016-08-17T09:58:00Z" w:initials="AW">
    <w:p w14:paraId="6D37ED13" w14:textId="4069DD07" w:rsidR="00763100" w:rsidRDefault="00763100">
      <w:pPr>
        <w:pStyle w:val="CommentText"/>
      </w:pPr>
      <w:r>
        <w:rPr>
          <w:rStyle w:val="CommentReference"/>
        </w:rPr>
        <w:annotationRef/>
      </w:r>
      <w:r>
        <w:t>Toledo wasn’t at the initial launch, but did come soon after.</w:t>
      </w:r>
    </w:p>
  </w:comment>
  <w:comment w:id="39" w:author="Alex Wilber" w:date="2016-08-17T09:58:00Z" w:initials="AW">
    <w:p w14:paraId="11EBF058" w14:textId="7269A324" w:rsidR="00763100" w:rsidRDefault="00763100">
      <w:pPr>
        <w:pStyle w:val="CommentText"/>
      </w:pPr>
      <w:r>
        <w:rPr>
          <w:rStyle w:val="CommentReference"/>
        </w:rPr>
        <w:annotationRef/>
      </w:r>
      <w:r>
        <w:rPr>
          <w:rStyle w:val="CommentReference"/>
        </w:rPr>
        <w:annotationRef/>
      </w:r>
      <w:r>
        <w:t>This section has always felt out of order with the gray box to the right. Should we change the format to this section?</w:t>
      </w:r>
    </w:p>
  </w:comment>
  <w:comment w:id="44" w:author="Alex Wilber" w:date="2016-08-17T09:58:00Z" w:initials="AW">
    <w:p w14:paraId="60C069D2" w14:textId="118AF4A5" w:rsidR="00763100" w:rsidRDefault="00763100">
      <w:pPr>
        <w:pStyle w:val="CommentText"/>
      </w:pPr>
      <w:r>
        <w:rPr>
          <w:rStyle w:val="CommentReference"/>
        </w:rPr>
        <w:annotationRef/>
      </w:r>
      <w:r>
        <w:t>This whole section feels a little touchy-feely. It also doesn’t really fit into the rest of the partner overview.</w:t>
      </w:r>
    </w:p>
  </w:comment>
  <w:comment w:id="47" w:author="Isaiah Langer" w:date="2016-08-17T09:52:00Z" w:initials="IL">
    <w:p w14:paraId="052634D6" w14:textId="65E55BD8" w:rsidR="00C80E1A" w:rsidRDefault="00C80E1A">
      <w:pPr>
        <w:pStyle w:val="CommentText"/>
      </w:pPr>
      <w:r>
        <w:rPr>
          <w:rStyle w:val="CommentReference"/>
        </w:rPr>
        <w:annotationRef/>
      </w:r>
      <w:r>
        <w:t>Alex/Megan—Please confirm this and all revenue numbers. We may one to adjust the historical numbers for inflation so they make sense in the context of current performance.</w:t>
      </w:r>
    </w:p>
  </w:comment>
  <w:comment w:id="48" w:author="Alex Wilber" w:date="2016-08-17T09:59:00Z" w:initials="AW">
    <w:p w14:paraId="441DF454" w14:textId="39F6657A" w:rsidR="00763100" w:rsidRDefault="00763100">
      <w:pPr>
        <w:pStyle w:val="CommentText"/>
      </w:pPr>
      <w:r>
        <w:rPr>
          <w:rStyle w:val="CommentReference"/>
        </w:rPr>
        <w:annotationRef/>
      </w:r>
      <w:r>
        <w:t>These numbers are what finance asked us to use</w:t>
      </w:r>
      <w:r>
        <w:t>.</w:t>
      </w:r>
    </w:p>
  </w:comment>
  <w:comment w:id="74" w:author="Alex Wilber" w:date="2016-08-17T09:59:00Z" w:initials="AW">
    <w:p w14:paraId="228053DE" w14:textId="7E039A2A" w:rsidR="00763100" w:rsidRDefault="00763100">
      <w:pPr>
        <w:pStyle w:val="CommentText"/>
      </w:pPr>
      <w:r>
        <w:rPr>
          <w:rStyle w:val="CommentReference"/>
        </w:rPr>
        <w:annotationRef/>
      </w:r>
      <w:r>
        <w:rPr>
          <w:rStyle w:val="CommentReference"/>
        </w:rPr>
        <w:annotationRef/>
      </w:r>
      <w:r>
        <w:t xml:space="preserve">We should add here the 3D TV video to emphasize the point. You can find it on YouTube: </w:t>
      </w:r>
      <w:r w:rsidRPr="00372F5E">
        <w:t>FG3lC2WTADI</w:t>
      </w:r>
    </w:p>
  </w:comment>
  <w:comment w:id="77" w:author="Alex Wilber" w:date="2016-08-17T09:59:00Z" w:initials="AW">
    <w:p w14:paraId="00ABB2FD" w14:textId="39B58403" w:rsidR="00763100" w:rsidRDefault="00763100">
      <w:pPr>
        <w:pStyle w:val="CommentText"/>
      </w:pPr>
      <w:r>
        <w:rPr>
          <w:rStyle w:val="CommentReference"/>
        </w:rPr>
        <w:annotationRef/>
      </w:r>
      <w:r>
        <w:rPr>
          <w:rStyle w:val="CommentReference"/>
        </w:rPr>
        <w:annotationRef/>
      </w:r>
      <w:r>
        <w:t>We need to make sure we continuously reinforce “affordable” to our customers</w:t>
      </w:r>
    </w:p>
  </w:comment>
  <w:comment w:id="79" w:author="Alex Wilber" w:date="2016-08-17T09:59:00Z" w:initials="AW">
    <w:p w14:paraId="5573ED27" w14:textId="68E1C47F" w:rsidR="00763100" w:rsidRDefault="00763100">
      <w:pPr>
        <w:pStyle w:val="CommentText"/>
      </w:pPr>
      <w:r>
        <w:rPr>
          <w:rStyle w:val="CommentReference"/>
        </w:rPr>
        <w:annotationRef/>
      </w:r>
      <w:r>
        <w:t>I’d love to see the feature comparison table here. I believe it was sent around as a PDF?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1F76CAE" w15:done="0"/>
  <w15:commentEx w15:paraId="335A62A9" w15:paraIdParent="41F76CAE" w15:done="0"/>
  <w15:commentEx w15:paraId="395EEF44" w15:done="0"/>
  <w15:commentEx w15:paraId="6D37ED13" w15:paraIdParent="395EEF44" w15:done="0"/>
  <w15:commentEx w15:paraId="11EBF058" w15:done="0"/>
  <w15:commentEx w15:paraId="60C069D2" w15:done="0"/>
  <w15:commentEx w15:paraId="052634D6" w15:done="0"/>
  <w15:commentEx w15:paraId="441DF454" w15:paraIdParent="052634D6" w15:done="0"/>
  <w15:commentEx w15:paraId="228053DE" w15:done="0"/>
  <w15:commentEx w15:paraId="00ABB2FD" w15:done="0"/>
  <w15:commentEx w15:paraId="5573ED27"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39B43C" w14:textId="77777777" w:rsidR="00B539D1" w:rsidRDefault="00B539D1" w:rsidP="00BA5F89">
      <w:pPr>
        <w:spacing w:after="0" w:line="240" w:lineRule="auto"/>
      </w:pPr>
      <w:r>
        <w:separator/>
      </w:r>
    </w:p>
  </w:endnote>
  <w:endnote w:type="continuationSeparator" w:id="0">
    <w:p w14:paraId="15908EAF" w14:textId="77777777" w:rsidR="00B539D1" w:rsidRDefault="00B539D1" w:rsidP="00BA5F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1255617"/>
      <w:docPartObj>
        <w:docPartGallery w:val="Page Numbers (Bottom of Page)"/>
        <w:docPartUnique/>
      </w:docPartObj>
    </w:sdtPr>
    <w:sdtEndPr>
      <w:rPr>
        <w:noProof/>
      </w:rPr>
    </w:sdtEndPr>
    <w:sdtContent>
      <w:p w14:paraId="73A6AA3A" w14:textId="1DFAA908" w:rsidR="00A94674" w:rsidRDefault="00A94674">
        <w:pPr>
          <w:pStyle w:val="Footer"/>
          <w:jc w:val="right"/>
        </w:pPr>
        <w:r>
          <w:fldChar w:fldCharType="begin"/>
        </w:r>
        <w:r>
          <w:instrText xml:space="preserve"> PAGE   \* MERGEFORMAT </w:instrText>
        </w:r>
        <w:r>
          <w:fldChar w:fldCharType="separate"/>
        </w:r>
        <w:r w:rsidR="00611864">
          <w:rPr>
            <w:noProof/>
          </w:rPr>
          <w:t>1</w:t>
        </w:r>
        <w:r>
          <w:rPr>
            <w:noProof/>
          </w:rPr>
          <w:fldChar w:fldCharType="end"/>
        </w:r>
      </w:p>
    </w:sdtContent>
  </w:sdt>
  <w:p w14:paraId="3DA04762" w14:textId="77777777" w:rsidR="00A94674" w:rsidRDefault="00A946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03BC1C" w14:textId="77777777" w:rsidR="00B539D1" w:rsidRDefault="00B539D1" w:rsidP="00BA5F89">
      <w:pPr>
        <w:spacing w:after="0" w:line="240" w:lineRule="auto"/>
      </w:pPr>
      <w:r>
        <w:separator/>
      </w:r>
    </w:p>
  </w:footnote>
  <w:footnote w:type="continuationSeparator" w:id="0">
    <w:p w14:paraId="2EE338AE" w14:textId="77777777" w:rsidR="00B539D1" w:rsidRDefault="00B539D1" w:rsidP="00BA5F89">
      <w:pPr>
        <w:spacing w:after="0" w:line="240" w:lineRule="auto"/>
      </w:pPr>
      <w:r>
        <w:continuationSeparator/>
      </w:r>
    </w:p>
  </w:footnote>
  <w:footnote w:id="1">
    <w:p w14:paraId="46BBAD5A" w14:textId="77777777" w:rsidR="00BA5F89" w:rsidRDefault="00BA5F89" w:rsidP="00BA5F89">
      <w:pPr>
        <w:pStyle w:val="FootnoteText"/>
      </w:pPr>
      <w:r>
        <w:rPr>
          <w:rStyle w:val="FootnoteReference"/>
        </w:rPr>
        <w:footnoteRef/>
      </w:r>
      <w:r>
        <w:t xml:space="preserve"> See “Joint Technology Roadmap” presentation for more details</w:t>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hael Atalla">
    <w15:presenceInfo w15:providerId="Windows Live" w15:userId="128845dc01667ac5"/>
  </w15:person>
  <w15:person w15:author="Isaiah Langer">
    <w15:presenceInfo w15:providerId="None" w15:userId="Isaiah Langer"/>
  </w15:person>
  <w15:person w15:author="Alex Wilber">
    <w15:presenceInfo w15:providerId="None" w15:userId="Alex Wilber"/>
  </w15:person>
  <w15:person w15:author="David Alexander">
    <w15:presenceInfo w15:providerId="Windows Live" w15:userId="119c97d0601c9c48"/>
  </w15:person>
  <w15:person w15:author="David Alexander (OFFICE 365)">
    <w15:presenceInfo w15:providerId="AD" w15:userId="S-1-5-21-2127521184-1604012920-1887927527-49867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5F89"/>
    <w:rsid w:val="00031F5B"/>
    <w:rsid w:val="00060F40"/>
    <w:rsid w:val="000E2F33"/>
    <w:rsid w:val="001449AD"/>
    <w:rsid w:val="00147BB8"/>
    <w:rsid w:val="00187FDC"/>
    <w:rsid w:val="001B03D8"/>
    <w:rsid w:val="001C1688"/>
    <w:rsid w:val="002276F4"/>
    <w:rsid w:val="00256941"/>
    <w:rsid w:val="00291433"/>
    <w:rsid w:val="002A3940"/>
    <w:rsid w:val="002E6E8A"/>
    <w:rsid w:val="00345083"/>
    <w:rsid w:val="00385CAD"/>
    <w:rsid w:val="00396408"/>
    <w:rsid w:val="00406C20"/>
    <w:rsid w:val="0045489D"/>
    <w:rsid w:val="00474B06"/>
    <w:rsid w:val="004C2440"/>
    <w:rsid w:val="004F6309"/>
    <w:rsid w:val="00506DAB"/>
    <w:rsid w:val="00533275"/>
    <w:rsid w:val="00535E7D"/>
    <w:rsid w:val="00543931"/>
    <w:rsid w:val="005D0C86"/>
    <w:rsid w:val="00611864"/>
    <w:rsid w:val="00646EA2"/>
    <w:rsid w:val="00647B28"/>
    <w:rsid w:val="0065710D"/>
    <w:rsid w:val="00671B2A"/>
    <w:rsid w:val="006814F5"/>
    <w:rsid w:val="00684306"/>
    <w:rsid w:val="006A7CB6"/>
    <w:rsid w:val="006D32DF"/>
    <w:rsid w:val="006F7729"/>
    <w:rsid w:val="00763100"/>
    <w:rsid w:val="00771342"/>
    <w:rsid w:val="00773157"/>
    <w:rsid w:val="007A3211"/>
    <w:rsid w:val="007C29E7"/>
    <w:rsid w:val="007C675F"/>
    <w:rsid w:val="007F4036"/>
    <w:rsid w:val="008526E5"/>
    <w:rsid w:val="008564E8"/>
    <w:rsid w:val="0087353A"/>
    <w:rsid w:val="00890240"/>
    <w:rsid w:val="00895B16"/>
    <w:rsid w:val="008A2A9F"/>
    <w:rsid w:val="008A5A38"/>
    <w:rsid w:val="008B3FAF"/>
    <w:rsid w:val="008D0335"/>
    <w:rsid w:val="008D52FE"/>
    <w:rsid w:val="008D6B52"/>
    <w:rsid w:val="008E6B45"/>
    <w:rsid w:val="00933512"/>
    <w:rsid w:val="00970249"/>
    <w:rsid w:val="0098123F"/>
    <w:rsid w:val="00A04D63"/>
    <w:rsid w:val="00A31149"/>
    <w:rsid w:val="00A31267"/>
    <w:rsid w:val="00A34E0A"/>
    <w:rsid w:val="00A657A4"/>
    <w:rsid w:val="00A7029E"/>
    <w:rsid w:val="00A71B50"/>
    <w:rsid w:val="00A74862"/>
    <w:rsid w:val="00A94674"/>
    <w:rsid w:val="00AC714B"/>
    <w:rsid w:val="00B137F1"/>
    <w:rsid w:val="00B14028"/>
    <w:rsid w:val="00B417A2"/>
    <w:rsid w:val="00B539D1"/>
    <w:rsid w:val="00BA5F89"/>
    <w:rsid w:val="00BB5F91"/>
    <w:rsid w:val="00BC31ED"/>
    <w:rsid w:val="00BD7022"/>
    <w:rsid w:val="00BE0FB7"/>
    <w:rsid w:val="00BF3AA5"/>
    <w:rsid w:val="00BF60DA"/>
    <w:rsid w:val="00C5530D"/>
    <w:rsid w:val="00C64256"/>
    <w:rsid w:val="00C80E1A"/>
    <w:rsid w:val="00CA6303"/>
    <w:rsid w:val="00CD3B00"/>
    <w:rsid w:val="00CD3D61"/>
    <w:rsid w:val="00CF7DBB"/>
    <w:rsid w:val="00D37B45"/>
    <w:rsid w:val="00D53203"/>
    <w:rsid w:val="00D74C9A"/>
    <w:rsid w:val="00D80DA1"/>
    <w:rsid w:val="00DB4F50"/>
    <w:rsid w:val="00DE7D9D"/>
    <w:rsid w:val="00E03F51"/>
    <w:rsid w:val="00E50FF2"/>
    <w:rsid w:val="00E53DAE"/>
    <w:rsid w:val="00E67212"/>
    <w:rsid w:val="00EE1C11"/>
    <w:rsid w:val="00EF1A94"/>
    <w:rsid w:val="00F07E14"/>
    <w:rsid w:val="00F2345B"/>
    <w:rsid w:val="00F83495"/>
    <w:rsid w:val="00FD6533"/>
    <w:rsid w:val="00FD7A49"/>
    <w:rsid w:val="00FF01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35B06"/>
  <w15:chartTrackingRefBased/>
  <w15:docId w15:val="{4369063C-28F3-423B-98E2-CDEDC5E42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A5F89"/>
    <w:pPr>
      <w:spacing w:after="200" w:line="276" w:lineRule="auto"/>
      <w:jc w:val="both"/>
    </w:pPr>
    <w:rPr>
      <w:rFonts w:cs="Segoe UI"/>
      <w:color w:val="262626" w:themeColor="text1" w:themeTint="D9"/>
      <w:szCs w:val="24"/>
    </w:rPr>
  </w:style>
  <w:style w:type="paragraph" w:styleId="Heading1">
    <w:name w:val="heading 1"/>
    <w:basedOn w:val="Normal"/>
    <w:next w:val="Normal"/>
    <w:link w:val="Heading1Char"/>
    <w:uiPriority w:val="9"/>
    <w:qFormat/>
    <w:rsid w:val="00BA5F8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60DA"/>
    <w:pPr>
      <w:keepNext/>
      <w:keepLines/>
      <w:spacing w:before="200" w:after="120"/>
      <w:outlineLvl w:val="1"/>
    </w:pPr>
    <w:rPr>
      <w:rFonts w:asciiTheme="majorHAnsi" w:eastAsiaTheme="majorEastAsia" w:hAnsiTheme="majorHAnsi" w:cstheme="majorBidi"/>
      <w:color w:val="FF6800"/>
      <w:sz w:val="34"/>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5F8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F60DA"/>
    <w:rPr>
      <w:rFonts w:asciiTheme="majorHAnsi" w:eastAsiaTheme="majorEastAsia" w:hAnsiTheme="majorHAnsi" w:cstheme="majorBidi"/>
      <w:color w:val="FF6800"/>
      <w:sz w:val="34"/>
      <w:szCs w:val="36"/>
    </w:rPr>
  </w:style>
  <w:style w:type="character" w:styleId="CommentReference">
    <w:name w:val="annotation reference"/>
    <w:basedOn w:val="DefaultParagraphFont"/>
    <w:uiPriority w:val="99"/>
    <w:semiHidden/>
    <w:unhideWhenUsed/>
    <w:rsid w:val="00BA5F89"/>
    <w:rPr>
      <w:sz w:val="16"/>
      <w:szCs w:val="16"/>
    </w:rPr>
  </w:style>
  <w:style w:type="paragraph" w:styleId="CommentText">
    <w:name w:val="annotation text"/>
    <w:basedOn w:val="Normal"/>
    <w:link w:val="CommentTextChar"/>
    <w:uiPriority w:val="99"/>
    <w:unhideWhenUsed/>
    <w:rsid w:val="00BA5F89"/>
    <w:pPr>
      <w:spacing w:line="240" w:lineRule="auto"/>
    </w:pPr>
    <w:rPr>
      <w:szCs w:val="20"/>
    </w:rPr>
  </w:style>
  <w:style w:type="character" w:customStyle="1" w:styleId="CommentTextChar">
    <w:name w:val="Comment Text Char"/>
    <w:basedOn w:val="DefaultParagraphFont"/>
    <w:link w:val="CommentText"/>
    <w:uiPriority w:val="99"/>
    <w:rsid w:val="00BA5F89"/>
    <w:rPr>
      <w:rFonts w:cs="Segoe UI"/>
      <w:color w:val="262626" w:themeColor="text1" w:themeTint="D9"/>
      <w:szCs w:val="20"/>
    </w:rPr>
  </w:style>
  <w:style w:type="paragraph" w:styleId="FootnoteText">
    <w:name w:val="footnote text"/>
    <w:basedOn w:val="Normal"/>
    <w:link w:val="FootnoteTextChar"/>
    <w:uiPriority w:val="99"/>
    <w:unhideWhenUsed/>
    <w:rsid w:val="00BA5F89"/>
    <w:pPr>
      <w:spacing w:after="0" w:line="240" w:lineRule="auto"/>
    </w:pPr>
    <w:rPr>
      <w:sz w:val="24"/>
    </w:rPr>
  </w:style>
  <w:style w:type="character" w:customStyle="1" w:styleId="FootnoteTextChar">
    <w:name w:val="Footnote Text Char"/>
    <w:basedOn w:val="DefaultParagraphFont"/>
    <w:link w:val="FootnoteText"/>
    <w:uiPriority w:val="99"/>
    <w:rsid w:val="00BA5F89"/>
    <w:rPr>
      <w:rFonts w:cs="Segoe UI"/>
      <w:color w:val="262626" w:themeColor="text1" w:themeTint="D9"/>
      <w:sz w:val="24"/>
      <w:szCs w:val="24"/>
    </w:rPr>
  </w:style>
  <w:style w:type="character" w:styleId="FootnoteReference">
    <w:name w:val="footnote reference"/>
    <w:basedOn w:val="DefaultParagraphFont"/>
    <w:uiPriority w:val="99"/>
    <w:unhideWhenUsed/>
    <w:rsid w:val="00BA5F89"/>
    <w:rPr>
      <w:vertAlign w:val="superscript"/>
    </w:rPr>
  </w:style>
  <w:style w:type="paragraph" w:styleId="Title">
    <w:name w:val="Title"/>
    <w:basedOn w:val="Normal"/>
    <w:next w:val="Normal"/>
    <w:link w:val="TitleChar"/>
    <w:uiPriority w:val="10"/>
    <w:qFormat/>
    <w:rsid w:val="00BA5F89"/>
    <w:pPr>
      <w:spacing w:after="0" w:line="216" w:lineRule="auto"/>
      <w:contextualSpacing/>
      <w:jc w:val="left"/>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BA5F89"/>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BA5F89"/>
    <w:pPr>
      <w:numPr>
        <w:ilvl w:val="1"/>
      </w:numPr>
      <w:spacing w:after="160" w:line="259" w:lineRule="auto"/>
      <w:jc w:val="left"/>
    </w:pPr>
    <w:rPr>
      <w:rFonts w:eastAsiaTheme="minorEastAsia" w:cs="Times New Roman"/>
      <w:color w:val="5A5A5A" w:themeColor="text1" w:themeTint="A5"/>
      <w:spacing w:val="15"/>
      <w:szCs w:val="22"/>
    </w:rPr>
  </w:style>
  <w:style w:type="character" w:customStyle="1" w:styleId="SubtitleChar">
    <w:name w:val="Subtitle Char"/>
    <w:basedOn w:val="DefaultParagraphFont"/>
    <w:link w:val="Subtitle"/>
    <w:uiPriority w:val="11"/>
    <w:rsid w:val="00BA5F89"/>
    <w:rPr>
      <w:rFonts w:eastAsiaTheme="minorEastAsia" w:cs="Times New Roman"/>
      <w:color w:val="5A5A5A" w:themeColor="text1" w:themeTint="A5"/>
      <w:spacing w:val="15"/>
    </w:rPr>
  </w:style>
  <w:style w:type="paragraph" w:styleId="Header">
    <w:name w:val="header"/>
    <w:basedOn w:val="Normal"/>
    <w:link w:val="HeaderChar"/>
    <w:uiPriority w:val="99"/>
    <w:unhideWhenUsed/>
    <w:rsid w:val="00A946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4674"/>
    <w:rPr>
      <w:rFonts w:cs="Segoe UI"/>
      <w:color w:val="262626" w:themeColor="text1" w:themeTint="D9"/>
      <w:szCs w:val="24"/>
    </w:rPr>
  </w:style>
  <w:style w:type="paragraph" w:styleId="Footer">
    <w:name w:val="footer"/>
    <w:basedOn w:val="Normal"/>
    <w:link w:val="FooterChar"/>
    <w:uiPriority w:val="99"/>
    <w:unhideWhenUsed/>
    <w:rsid w:val="00A946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4674"/>
    <w:rPr>
      <w:rFonts w:cs="Segoe UI"/>
      <w:color w:val="262626" w:themeColor="text1" w:themeTint="D9"/>
      <w:szCs w:val="24"/>
    </w:rPr>
  </w:style>
  <w:style w:type="paragraph" w:styleId="BalloonText">
    <w:name w:val="Balloon Text"/>
    <w:basedOn w:val="Normal"/>
    <w:link w:val="BalloonTextChar"/>
    <w:uiPriority w:val="99"/>
    <w:semiHidden/>
    <w:unhideWhenUsed/>
    <w:rsid w:val="00A71B50"/>
    <w:pPr>
      <w:spacing w:after="0" w:line="240" w:lineRule="auto"/>
    </w:pPr>
    <w:rPr>
      <w:rFonts w:ascii="Segoe UI" w:hAnsi="Segoe UI"/>
      <w:sz w:val="18"/>
      <w:szCs w:val="18"/>
    </w:rPr>
  </w:style>
  <w:style w:type="character" w:customStyle="1" w:styleId="BalloonTextChar">
    <w:name w:val="Balloon Text Char"/>
    <w:basedOn w:val="DefaultParagraphFont"/>
    <w:link w:val="BalloonText"/>
    <w:uiPriority w:val="99"/>
    <w:semiHidden/>
    <w:rsid w:val="00A71B50"/>
    <w:rPr>
      <w:rFonts w:ascii="Segoe UI" w:hAnsi="Segoe UI" w:cs="Segoe UI"/>
      <w:color w:val="262626" w:themeColor="text1" w:themeTint="D9"/>
      <w:sz w:val="18"/>
      <w:szCs w:val="18"/>
    </w:rPr>
  </w:style>
  <w:style w:type="paragraph" w:styleId="TOCHeading">
    <w:name w:val="TOC Heading"/>
    <w:basedOn w:val="Heading1"/>
    <w:next w:val="Normal"/>
    <w:uiPriority w:val="39"/>
    <w:unhideWhenUsed/>
    <w:qFormat/>
    <w:rsid w:val="008526E5"/>
    <w:pPr>
      <w:spacing w:line="259" w:lineRule="auto"/>
      <w:jc w:val="left"/>
      <w:outlineLvl w:val="9"/>
    </w:pPr>
  </w:style>
  <w:style w:type="paragraph" w:styleId="TOC1">
    <w:name w:val="toc 1"/>
    <w:basedOn w:val="Normal"/>
    <w:next w:val="Normal"/>
    <w:autoRedefine/>
    <w:uiPriority w:val="39"/>
    <w:unhideWhenUsed/>
    <w:rsid w:val="008526E5"/>
    <w:pPr>
      <w:spacing w:after="100"/>
    </w:pPr>
  </w:style>
  <w:style w:type="paragraph" w:styleId="TOC2">
    <w:name w:val="toc 2"/>
    <w:basedOn w:val="Normal"/>
    <w:next w:val="Normal"/>
    <w:autoRedefine/>
    <w:uiPriority w:val="39"/>
    <w:unhideWhenUsed/>
    <w:rsid w:val="008526E5"/>
    <w:pPr>
      <w:spacing w:after="100"/>
      <w:ind w:left="220"/>
    </w:pPr>
  </w:style>
  <w:style w:type="character" w:styleId="Hyperlink">
    <w:name w:val="Hyperlink"/>
    <w:basedOn w:val="DefaultParagraphFont"/>
    <w:uiPriority w:val="99"/>
    <w:unhideWhenUsed/>
    <w:rsid w:val="008526E5"/>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F07E14"/>
    <w:rPr>
      <w:b/>
      <w:bCs/>
      <w:sz w:val="20"/>
    </w:rPr>
  </w:style>
  <w:style w:type="character" w:customStyle="1" w:styleId="CommentSubjectChar">
    <w:name w:val="Comment Subject Char"/>
    <w:basedOn w:val="CommentTextChar"/>
    <w:link w:val="CommentSubject"/>
    <w:uiPriority w:val="99"/>
    <w:semiHidden/>
    <w:rsid w:val="00F07E14"/>
    <w:rPr>
      <w:rFonts w:cs="Segoe UI"/>
      <w:b/>
      <w:bCs/>
      <w:color w:val="262626" w:themeColor="text1" w:themeTint="D9"/>
      <w:sz w:val="20"/>
      <w:szCs w:val="20"/>
    </w:rPr>
  </w:style>
  <w:style w:type="paragraph" w:styleId="NormalWeb">
    <w:name w:val="Normal (Web)"/>
    <w:basedOn w:val="Normal"/>
    <w:uiPriority w:val="99"/>
    <w:semiHidden/>
    <w:unhideWhenUsed/>
    <w:rsid w:val="00396408"/>
    <w:pPr>
      <w:spacing w:before="100" w:beforeAutospacing="1" w:after="100" w:afterAutospacing="1" w:line="240" w:lineRule="auto"/>
      <w:jc w:val="left"/>
    </w:pPr>
    <w:rPr>
      <w:rFonts w:ascii="Times New Roman" w:eastAsiaTheme="minorEastAsia" w:hAnsi="Times New Roman" w:cs="Times New Roman"/>
      <w:color w:val="auto"/>
      <w:sz w:val="24"/>
    </w:rPr>
  </w:style>
  <w:style w:type="paragraph" w:styleId="Caption">
    <w:name w:val="caption"/>
    <w:basedOn w:val="Normal"/>
    <w:next w:val="Normal"/>
    <w:uiPriority w:val="35"/>
    <w:unhideWhenUsed/>
    <w:qFormat/>
    <w:rsid w:val="00FD6533"/>
    <w:pPr>
      <w:spacing w:line="240" w:lineRule="auto"/>
    </w:pPr>
    <w:rPr>
      <w:i/>
      <w:iCs/>
      <w:color w:val="44546A" w:themeColor="text2"/>
      <w:sz w:val="18"/>
      <w:szCs w:val="18"/>
    </w:rPr>
  </w:style>
  <w:style w:type="paragraph" w:customStyle="1" w:styleId="OrangeHeader">
    <w:name w:val="Orange Header"/>
    <w:basedOn w:val="Heading1"/>
    <w:qFormat/>
    <w:rsid w:val="008564E8"/>
    <w:pPr>
      <w:shd w:val="clear" w:color="auto" w:fill="FF6800"/>
    </w:pPr>
    <w:rPr>
      <w:rFonts w:eastAsiaTheme="minorHAnsi" w:cs="Segoe UI"/>
      <w:color w:val="FFFFFF" w:themeColor="background1"/>
      <w:sz w:val="40"/>
      <w:szCs w:val="24"/>
      <w14:textOutline w14:w="9525" w14:cap="rnd"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3.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microsoft.com/office/2007/relationships/hdphoto" Target="media/hdphoto1.wdp"/><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customXml" Target="../customXml/item5.xml"/><Relationship Id="rId15" Type="http://schemas.openxmlformats.org/officeDocument/2006/relationships/chart" Target="charts/chart2.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hart" Target="charts/chart1.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511924318812669E-2"/>
          <c:y val="0.1254157700541047"/>
          <c:w val="0.83954591287599845"/>
          <c:h val="0.69149610031858133"/>
        </c:manualLayout>
      </c:layout>
      <c:pieChart>
        <c:varyColors val="1"/>
        <c:ser>
          <c:idx val="0"/>
          <c:order val="0"/>
          <c:tx>
            <c:strRef>
              <c:f>Sheet1!$B$1</c:f>
              <c:strCache>
                <c:ptCount val="1"/>
                <c:pt idx="0">
                  <c:v>Shelf Impact</c:v>
                </c:pt>
              </c:strCache>
            </c:strRef>
          </c:tx>
          <c:dPt>
            <c:idx val="0"/>
            <c:bubble3D val="0"/>
            <c:explosion val="11"/>
            <c:spPr>
              <a:solidFill>
                <a:srgbClr val="FF6800"/>
              </a:solidFill>
              <a:ln>
                <a:noFill/>
              </a:ln>
              <a:effectLst/>
            </c:spPr>
            <c:extLst>
              <c:ext xmlns:c16="http://schemas.microsoft.com/office/drawing/2014/chart" uri="{C3380CC4-5D6E-409C-BE32-E72D297353CC}">
                <c16:uniqueId val="{00000001-73B0-4AA7-B1B5-2E4E888DCBEF}"/>
              </c:ext>
            </c:extLst>
          </c:dPt>
          <c:dPt>
            <c:idx val="1"/>
            <c:bubble3D val="0"/>
            <c:explosion val="11"/>
            <c:spPr>
              <a:solidFill>
                <a:srgbClr val="FFD347"/>
              </a:solidFill>
              <a:ln>
                <a:noFill/>
              </a:ln>
              <a:effectLst/>
            </c:spPr>
            <c:extLst>
              <c:ext xmlns:c16="http://schemas.microsoft.com/office/drawing/2014/chart" uri="{C3380CC4-5D6E-409C-BE32-E72D297353CC}">
                <c16:uniqueId val="{00000003-73B0-4AA7-B1B5-2E4E888DCBEF}"/>
              </c:ext>
            </c:extLst>
          </c:dPt>
          <c:dPt>
            <c:idx val="2"/>
            <c:bubble3D val="0"/>
            <c:spPr>
              <a:solidFill>
                <a:srgbClr val="FFCB25"/>
              </a:solidFill>
              <a:ln>
                <a:noFill/>
              </a:ln>
              <a:effectLst/>
            </c:spPr>
            <c:extLst>
              <c:ext xmlns:c16="http://schemas.microsoft.com/office/drawing/2014/chart" uri="{C3380CC4-5D6E-409C-BE32-E72D297353CC}">
                <c16:uniqueId val="{00000005-73B0-4AA7-B1B5-2E4E888DCBEF}"/>
              </c:ext>
            </c:extLst>
          </c:dPt>
          <c:dPt>
            <c:idx val="3"/>
            <c:bubble3D val="0"/>
            <c:spPr>
              <a:solidFill>
                <a:srgbClr val="FFC000"/>
              </a:solidFill>
              <a:ln>
                <a:noFill/>
              </a:ln>
              <a:effectLst/>
            </c:spPr>
            <c:extLst>
              <c:ext xmlns:c16="http://schemas.microsoft.com/office/drawing/2014/chart" uri="{C3380CC4-5D6E-409C-BE32-E72D297353CC}">
                <c16:uniqueId val="{00000007-73B0-4AA7-B1B5-2E4E888DCBEF}"/>
              </c:ext>
            </c:extLst>
          </c:dPt>
          <c:dPt>
            <c:idx val="4"/>
            <c:bubble3D val="0"/>
            <c:spPr>
              <a:solidFill>
                <a:srgbClr val="FF8029"/>
              </a:solidFill>
              <a:ln>
                <a:noFill/>
              </a:ln>
              <a:effectLst/>
            </c:spPr>
            <c:extLst>
              <c:ext xmlns:c16="http://schemas.microsoft.com/office/drawing/2014/chart" uri="{C3380CC4-5D6E-409C-BE32-E72D297353CC}">
                <c16:uniqueId val="{00000009-73B0-4AA7-B1B5-2E4E888DCBEF}"/>
              </c:ext>
            </c:extLst>
          </c:dPt>
          <c:dLbls>
            <c:dLbl>
              <c:idx val="0"/>
              <c:layout>
                <c:manualLayout>
                  <c:x val="-9.3524726675352637E-2"/>
                  <c:y val="0.2015322509905508"/>
                </c:manualLayout>
              </c:layout>
              <c:tx>
                <c:rich>
                  <a:bodyPr rot="0" spcFirstLastPara="1" vertOverflow="ellipsis" vert="horz" wrap="square" lIns="0" tIns="0" rIns="0" bIns="0" anchor="ctr" anchorCtr="0">
                    <a:noAutofit/>
                  </a:bodyPr>
                  <a:lstStyle/>
                  <a:p>
                    <a:pPr algn="l">
                      <a:defRPr sz="1800" b="0" i="0" u="none" strike="noStrike" kern="1200" baseline="0">
                        <a:solidFill>
                          <a:srgbClr val="002060"/>
                        </a:solidFill>
                        <a:latin typeface="+mn-lt"/>
                        <a:ea typeface="+mn-ea"/>
                        <a:cs typeface="+mn-cs"/>
                      </a:defRPr>
                    </a:pPr>
                    <a:r>
                      <a:rPr lang="en-US" sz="1100">
                        <a:solidFill>
                          <a:srgbClr val="002060"/>
                        </a:solidFill>
                      </a:rPr>
                      <a:t>Contoso Video 26%</a:t>
                    </a:r>
                  </a:p>
                </c:rich>
              </c:tx>
              <c:spPr>
                <a:noFill/>
                <a:ln>
                  <a:noFill/>
                </a:ln>
                <a:effectLst/>
              </c:spPr>
              <c:txPr>
                <a:bodyPr rot="0" spcFirstLastPara="1" vertOverflow="ellipsis" vert="horz" wrap="square" lIns="0" tIns="0" rIns="0" bIns="0" anchor="ctr" anchorCtr="0">
                  <a:noAutofit/>
                </a:bodyPr>
                <a:lstStyle/>
                <a:p>
                  <a:pPr algn="l">
                    <a:defRPr sz="1800" b="0" i="0" u="none" strike="noStrike" kern="1200" baseline="0">
                      <a:solidFill>
                        <a:srgbClr val="002060"/>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31510791366906477"/>
                      <c:h val="0.17065655368570751"/>
                    </c:manualLayout>
                  </c15:layout>
                </c:ext>
                <c:ext xmlns:c16="http://schemas.microsoft.com/office/drawing/2014/chart" uri="{C3380CC4-5D6E-409C-BE32-E72D297353CC}">
                  <c16:uniqueId val="{00000001-73B0-4AA7-B1B5-2E4E888DCBEF}"/>
                </c:ext>
              </c:extLst>
            </c:dLbl>
            <c:dLbl>
              <c:idx val="1"/>
              <c:layout>
                <c:manualLayout>
                  <c:x val="-7.2506656092448871E-2"/>
                  <c:y val="-0.18630007110689745"/>
                </c:manualLayout>
              </c:layout>
              <c:tx>
                <c:rich>
                  <a:bodyPr rot="0" spcFirstLastPara="1" vertOverflow="ellipsis" vert="horz" wrap="square" lIns="38100" tIns="19050" rIns="38100" bIns="19050" anchor="ctr" anchorCtr="0">
                    <a:spAutoFit/>
                  </a:bodyPr>
                  <a:lstStyle/>
                  <a:p>
                    <a:pPr algn="l">
                      <a:defRPr sz="1800" b="0" i="0" u="none" strike="noStrike" kern="1200" baseline="0">
                        <a:solidFill>
                          <a:srgbClr val="002060"/>
                        </a:solidFill>
                        <a:latin typeface="+mn-lt"/>
                        <a:ea typeface="+mn-ea"/>
                        <a:cs typeface="+mn-cs"/>
                      </a:defRPr>
                    </a:pPr>
                    <a:r>
                      <a:rPr lang="en-US" sz="1100" b="0" dirty="0">
                        <a:solidFill>
                          <a:srgbClr val="002060"/>
                        </a:solidFill>
                        <a:latin typeface="+mn-lt"/>
                        <a:ea typeface="Segoe UI" pitchFamily="34" charset="0"/>
                        <a:cs typeface="Segoe UI" pitchFamily="34" charset="0"/>
                      </a:rPr>
                      <a:t>Contoso Audio 21%</a:t>
                    </a:r>
                    <a:endParaRPr lang="en-US" sz="1100" b="0" dirty="0">
                      <a:solidFill>
                        <a:srgbClr val="002060"/>
                      </a:solidFill>
                      <a:latin typeface="+mn-lt"/>
                    </a:endParaRPr>
                  </a:p>
                </c:rich>
              </c:tx>
              <c:spPr>
                <a:noFill/>
                <a:ln>
                  <a:noFill/>
                </a:ln>
                <a:effectLst/>
              </c:spPr>
              <c:txPr>
                <a:bodyPr rot="0" spcFirstLastPara="1" vertOverflow="ellipsis" vert="horz" wrap="square" lIns="38100" tIns="19050" rIns="38100" bIns="19050" anchor="ctr" anchorCtr="0">
                  <a:spAutoFit/>
                </a:bodyPr>
                <a:lstStyle/>
                <a:p>
                  <a:pPr algn="l">
                    <a:defRPr sz="1800" b="0" i="0" u="none" strike="noStrike" kern="1200" baseline="0">
                      <a:solidFill>
                        <a:srgbClr val="002060"/>
                      </a:solidFill>
                      <a:latin typeface="+mn-lt"/>
                      <a:ea typeface="+mn-ea"/>
                      <a:cs typeface="+mn-cs"/>
                    </a:defRPr>
                  </a:pPr>
                  <a:endParaRPr lang="en-US"/>
                </a:p>
              </c:txPr>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3273093525179856"/>
                      <c:h val="0.14155013036264519"/>
                    </c:manualLayout>
                  </c15:layout>
                </c:ext>
                <c:ext xmlns:c16="http://schemas.microsoft.com/office/drawing/2014/chart" uri="{C3380CC4-5D6E-409C-BE32-E72D297353CC}">
                  <c16:uniqueId val="{00000003-73B0-4AA7-B1B5-2E4E888DCBEF}"/>
                </c:ext>
              </c:extLst>
            </c:dLbl>
            <c:dLbl>
              <c:idx val="2"/>
              <c:tx>
                <c:rich>
                  <a:bodyPr/>
                  <a:lstStyle/>
                  <a:p>
                    <a:r>
                      <a:rPr lang="en-US" sz="1800" b="1" dirty="0">
                        <a:solidFill>
                          <a:schemeClr val="tx1"/>
                        </a:solidFill>
                        <a:latin typeface="Segoe UI Light" pitchFamily="34" charset="0"/>
                        <a:ea typeface="Segoe UI" pitchFamily="34" charset="0"/>
                        <a:cs typeface="Segoe UI" pitchFamily="34" charset="0"/>
                      </a:rPr>
                      <a:t> </a:t>
                    </a:r>
                    <a:endParaRPr lang="en-US" dirty="0"/>
                  </a:p>
                </c:rich>
              </c:tx>
              <c:dLblPos val="outEnd"/>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73B0-4AA7-B1B5-2E4E888DCBEF}"/>
                </c:ext>
              </c:extLst>
            </c:dLbl>
            <c:dLbl>
              <c:idx val="3"/>
              <c:tx>
                <c:rich>
                  <a:bodyPr/>
                  <a:lstStyle/>
                  <a:p>
                    <a:r>
                      <a:rPr lang="en-US" sz="1800" b="1" dirty="0">
                        <a:solidFill>
                          <a:schemeClr val="tx1"/>
                        </a:solidFill>
                        <a:latin typeface="Segoe UI Light" pitchFamily="34" charset="0"/>
                        <a:ea typeface="Segoe UI" pitchFamily="34" charset="0"/>
                        <a:cs typeface="Segoe UI" pitchFamily="34" charset="0"/>
                      </a:rPr>
                      <a:t> </a:t>
                    </a:r>
                    <a:endParaRPr lang="en-US" dirty="0"/>
                  </a:p>
                </c:rich>
              </c:tx>
              <c:dLblPos val="outEnd"/>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73B0-4AA7-B1B5-2E4E888DCBEF}"/>
                </c:ext>
              </c:extLst>
            </c:dLbl>
            <c:dLbl>
              <c:idx val="4"/>
              <c:tx>
                <c:rich>
                  <a:bodyPr/>
                  <a:lstStyle/>
                  <a:p>
                    <a:r>
                      <a:rPr lang="en-US" sz="1800" b="1" dirty="0">
                        <a:solidFill>
                          <a:schemeClr val="tx1"/>
                        </a:solidFill>
                        <a:latin typeface="Segoe UI Light" pitchFamily="34" charset="0"/>
                        <a:ea typeface="Segoe UI" pitchFamily="34" charset="0"/>
                        <a:cs typeface="Segoe UI" pitchFamily="34" charset="0"/>
                      </a:rPr>
                      <a:t> </a:t>
                    </a:r>
                    <a:endParaRPr lang="en-US" dirty="0"/>
                  </a:p>
                </c:rich>
              </c:tx>
              <c:dLblPos val="outEnd"/>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9-73B0-4AA7-B1B5-2E4E888DCBEF}"/>
                </c:ext>
              </c:extLst>
            </c:dLbl>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solidFill>
                    <a:latin typeface="+mn-lt"/>
                    <a:ea typeface="+mn-ea"/>
                    <a:cs typeface="+mn-cs"/>
                  </a:defRPr>
                </a:pPr>
                <a:endParaRPr lang="en-US"/>
              </a:p>
            </c:txPr>
            <c:dLblPos val="outEnd"/>
            <c:showLegendKey val="0"/>
            <c:showVal val="0"/>
            <c:showCatName val="1"/>
            <c:showSerName val="0"/>
            <c:showPercent val="1"/>
            <c:showBubbleSize val="0"/>
            <c:separator>
</c:separator>
            <c:showLeaderLines val="1"/>
            <c:leaderLines>
              <c:spPr>
                <a:ln w="9525" cap="rnd" cmpd="sng" algn="ctr">
                  <a:solidFill>
                    <a:schemeClr val="tx1"/>
                  </a:solidFill>
                  <a:prstDash val="solid"/>
                  <a:round/>
                </a:ln>
                <a:effectLst/>
              </c:spPr>
            </c:leaderLines>
            <c:extLst>
              <c:ext xmlns:c15="http://schemas.microsoft.com/office/drawing/2012/chart" uri="{CE6537A1-D6FC-4f65-9D91-7224C49458BB}"/>
            </c:extLst>
          </c:dLbls>
          <c:cat>
            <c:strRef>
              <c:f>Sheet1!$A$2:$A$6</c:f>
              <c:strCache>
                <c:ptCount val="5"/>
                <c:pt idx="0">
                  <c:v>ccc</c:v>
                </c:pt>
                <c:pt idx="1">
                  <c:v>Color</c:v>
                </c:pt>
                <c:pt idx="2">
                  <c:v>Words</c:v>
                </c:pt>
                <c:pt idx="3">
                  <c:v>Symbols</c:v>
                </c:pt>
                <c:pt idx="4">
                  <c:v>Other</c:v>
                </c:pt>
              </c:strCache>
            </c:strRef>
          </c:cat>
          <c:val>
            <c:numRef>
              <c:f>Sheet1!$B$2:$B$6</c:f>
              <c:numCache>
                <c:formatCode>General</c:formatCode>
                <c:ptCount val="5"/>
                <c:pt idx="0">
                  <c:v>26</c:v>
                </c:pt>
                <c:pt idx="1">
                  <c:v>21</c:v>
                </c:pt>
                <c:pt idx="2">
                  <c:v>20</c:v>
                </c:pt>
                <c:pt idx="3">
                  <c:v>16</c:v>
                </c:pt>
                <c:pt idx="4">
                  <c:v>17</c:v>
                </c:pt>
              </c:numCache>
            </c:numRef>
          </c:val>
          <c:extLst>
            <c:ext xmlns:c16="http://schemas.microsoft.com/office/drawing/2014/chart" uri="{C3380CC4-5D6E-409C-BE32-E72D297353CC}">
              <c16:uniqueId val="{0000000A-73B0-4AA7-B1B5-2E4E888DCBEF}"/>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6350" cap="flat" cmpd="sng" algn="ctr">
      <a:noFill/>
      <a:prstDash val="solid"/>
      <a:round/>
    </a:ln>
    <a:effectLst/>
  </c:spPr>
  <c:txPr>
    <a:bodyPr/>
    <a:lstStyle/>
    <a:p>
      <a:pPr>
        <a:defRPr sz="18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c:f>
              <c:strCache>
                <c:ptCount val="1"/>
                <c:pt idx="0">
                  <c:v>Overall Sales</c:v>
                </c:pt>
              </c:strCache>
            </c:strRef>
          </c:tx>
          <c:spPr>
            <a:solidFill>
              <a:srgbClr val="FFC000"/>
            </a:solidFill>
            <a:ln>
              <a:noFill/>
            </a:ln>
            <a:effectLst/>
          </c:spPr>
          <c:invertIfNegative val="0"/>
          <c:dPt>
            <c:idx val="0"/>
            <c:invertIfNegative val="0"/>
            <c:bubble3D val="0"/>
            <c:extLst>
              <c:ext xmlns:c16="http://schemas.microsoft.com/office/drawing/2014/chart" uri="{C3380CC4-5D6E-409C-BE32-E72D297353CC}">
                <c16:uniqueId val="{00000000-1547-43AC-B4C5-A49F0EF95A1F}"/>
              </c:ext>
            </c:extLst>
          </c:dPt>
          <c:dPt>
            <c:idx val="1"/>
            <c:invertIfNegative val="0"/>
            <c:bubble3D val="0"/>
            <c:extLst>
              <c:ext xmlns:c16="http://schemas.microsoft.com/office/drawing/2014/chart" uri="{C3380CC4-5D6E-409C-BE32-E72D297353CC}">
                <c16:uniqueId val="{00000001-1547-43AC-B4C5-A49F0EF95A1F}"/>
              </c:ext>
            </c:extLst>
          </c:dPt>
          <c:dPt>
            <c:idx val="2"/>
            <c:invertIfNegative val="0"/>
            <c:bubble3D val="0"/>
            <c:extLst>
              <c:ext xmlns:c16="http://schemas.microsoft.com/office/drawing/2014/chart" uri="{C3380CC4-5D6E-409C-BE32-E72D297353CC}">
                <c16:uniqueId val="{00000002-1547-43AC-B4C5-A49F0EF95A1F}"/>
              </c:ext>
            </c:extLst>
          </c:dPt>
          <c:dPt>
            <c:idx val="3"/>
            <c:invertIfNegative val="0"/>
            <c:bubble3D val="0"/>
            <c:extLst>
              <c:ext xmlns:c16="http://schemas.microsoft.com/office/drawing/2014/chart" uri="{C3380CC4-5D6E-409C-BE32-E72D297353CC}">
                <c16:uniqueId val="{00000003-1547-43AC-B4C5-A49F0EF95A1F}"/>
              </c:ext>
            </c:extLst>
          </c:dPt>
          <c:dPt>
            <c:idx val="4"/>
            <c:invertIfNegative val="0"/>
            <c:bubble3D val="0"/>
            <c:extLst>
              <c:ext xmlns:c16="http://schemas.microsoft.com/office/drawing/2014/chart" uri="{C3380CC4-5D6E-409C-BE32-E72D297353CC}">
                <c16:uniqueId val="{00000004-1547-43AC-B4C5-A49F0EF95A1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Calibri" panose="020F0502020204030204" pitchFamily="34" charset="0"/>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Wired Sound</c:v>
                </c:pt>
                <c:pt idx="1">
                  <c:v>Wireless Sound</c:v>
                </c:pt>
                <c:pt idx="2">
                  <c:v>Flat Screen TV</c:v>
                </c:pt>
                <c:pt idx="3">
                  <c:v>Smart TV</c:v>
                </c:pt>
                <c:pt idx="4">
                  <c:v>3D TV</c:v>
                </c:pt>
              </c:strCache>
            </c:strRef>
          </c:cat>
          <c:val>
            <c:numRef>
              <c:f>Sheet1!$B$2:$B$6</c:f>
              <c:numCache>
                <c:formatCode>General</c:formatCode>
                <c:ptCount val="5"/>
                <c:pt idx="0">
                  <c:v>20</c:v>
                </c:pt>
                <c:pt idx="1">
                  <c:v>22</c:v>
                </c:pt>
                <c:pt idx="2">
                  <c:v>33</c:v>
                </c:pt>
                <c:pt idx="3">
                  <c:v>33</c:v>
                </c:pt>
                <c:pt idx="4">
                  <c:v>28</c:v>
                </c:pt>
              </c:numCache>
            </c:numRef>
          </c:val>
          <c:extLst>
            <c:ext xmlns:c16="http://schemas.microsoft.com/office/drawing/2014/chart" uri="{C3380CC4-5D6E-409C-BE32-E72D297353CC}">
              <c16:uniqueId val="{00000005-1547-43AC-B4C5-A49F0EF95A1F}"/>
            </c:ext>
          </c:extLst>
        </c:ser>
        <c:ser>
          <c:idx val="1"/>
          <c:order val="1"/>
          <c:tx>
            <c:strRef>
              <c:f>Sheet1!$C$1</c:f>
              <c:strCache>
                <c:ptCount val="1"/>
                <c:pt idx="0">
                  <c:v>Contoso Products</c:v>
                </c:pt>
              </c:strCache>
            </c:strRef>
          </c:tx>
          <c:spPr>
            <a:solidFill>
              <a:srgbClr val="FFD347"/>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02060"/>
                    </a:solidFill>
                    <a:latin typeface="Calibri" panose="020F0502020204030204" pitchFamily="34" charset="0"/>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Wired Sound</c:v>
                </c:pt>
                <c:pt idx="1">
                  <c:v>Wireless Sound</c:v>
                </c:pt>
                <c:pt idx="2">
                  <c:v>Flat Screen TV</c:v>
                </c:pt>
                <c:pt idx="3">
                  <c:v>Smart TV</c:v>
                </c:pt>
                <c:pt idx="4">
                  <c:v>3D TV</c:v>
                </c:pt>
              </c:strCache>
            </c:strRef>
          </c:cat>
          <c:val>
            <c:numRef>
              <c:f>Sheet1!$C$2:$C$6</c:f>
              <c:numCache>
                <c:formatCode>General</c:formatCode>
                <c:ptCount val="5"/>
                <c:pt idx="0">
                  <c:v>15</c:v>
                </c:pt>
                <c:pt idx="1">
                  <c:v>27</c:v>
                </c:pt>
                <c:pt idx="2">
                  <c:v>28</c:v>
                </c:pt>
                <c:pt idx="3">
                  <c:v>26</c:v>
                </c:pt>
                <c:pt idx="4">
                  <c:v>36</c:v>
                </c:pt>
              </c:numCache>
            </c:numRef>
          </c:val>
          <c:extLst>
            <c:ext xmlns:c16="http://schemas.microsoft.com/office/drawing/2014/chart" uri="{C3380CC4-5D6E-409C-BE32-E72D297353CC}">
              <c16:uniqueId val="{00000006-1547-43AC-B4C5-A49F0EF95A1F}"/>
            </c:ext>
          </c:extLst>
        </c:ser>
        <c:dLbls>
          <c:dLblPos val="ctr"/>
          <c:showLegendKey val="0"/>
          <c:showVal val="1"/>
          <c:showCatName val="0"/>
          <c:showSerName val="0"/>
          <c:showPercent val="0"/>
          <c:showBubbleSize val="0"/>
        </c:dLbls>
        <c:gapWidth val="150"/>
        <c:overlap val="100"/>
        <c:axId val="306435024"/>
        <c:axId val="306435416"/>
      </c:barChart>
      <c:catAx>
        <c:axId val="306435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mn-cs"/>
              </a:defRPr>
            </a:pPr>
            <a:endParaRPr lang="en-US"/>
          </a:p>
        </c:txPr>
        <c:crossAx val="306435416"/>
        <c:crosses val="autoZero"/>
        <c:auto val="1"/>
        <c:lblAlgn val="ctr"/>
        <c:lblOffset val="100"/>
        <c:noMultiLvlLbl val="0"/>
      </c:catAx>
      <c:valAx>
        <c:axId val="306435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Calibri" panose="020F0502020204030204" pitchFamily="34" charset="0"/>
                    <a:ea typeface="+mn-ea"/>
                    <a:cs typeface="+mn-cs"/>
                  </a:defRPr>
                </a:pPr>
                <a:r>
                  <a:rPr lang="en-US" baseline="0">
                    <a:latin typeface="Calibri" panose="020F0502020204030204" pitchFamily="34" charset="0"/>
                  </a:rPr>
                  <a:t>Sales in Millions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Calibri" panose="020F0502020204030204" pitchFamily="34" charset="0"/>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64350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5">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mods="ignoreCSTransforms">
      <cs:styleClr val="0">
        <a:shade val="25000"/>
      </cs:styl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mods="ignoreCSTransforms">
      <cs:styleClr val="0">
        <a:tint val="25000"/>
      </cs:styl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A Shared Vision. A Strong Partnership.</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rimeConfidenceScore xmlns="f6b737de-db3d-41f4-bc38-97782e7148ad" xsi:nil="true"/>
    <PrimeLastClassified xmlns="f6b737de-db3d-41f4-bc38-97782e7148ad" xsi:nil="true"/>
    <PrimeModelVersion xmlns="f6b737de-db3d-41f4-bc38-97782e7148ad" xsi:nil="true"/>
    <PrimeCorrectedByUser xmlns="f6b737de-db3d-41f4-bc38-97782e7148ad" xsi:nil="true"/>
    <PrimeModelURL xmlns="f6b737de-db3d-41f4-bc38-97782e7148ad">
      <Url xsi:nil="true"/>
      <Description xsi:nil="true"/>
    </PrimeModelURL>
    <_ModelId xmlns="f6b737de-db3d-41f4-bc38-97782e7148a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17B8658CDB4A6458E37D309C0CB081D" ma:contentTypeVersion="6" ma:contentTypeDescription="Create a new document." ma:contentTypeScope="" ma:versionID="a006ef2e9c6964ea7f5f98a67cfbb65b">
  <xsd:schema xmlns:xsd="http://www.w3.org/2001/XMLSchema" xmlns:xs="http://www.w3.org/2001/XMLSchema" xmlns:p="http://schemas.microsoft.com/office/2006/metadata/properties" xmlns:ns2="f6b737de-db3d-41f4-bc38-97782e7148ad" targetNamespace="http://schemas.microsoft.com/office/2006/metadata/properties" ma:root="true" ma:fieldsID="01394d361cbd314e62902f4bca04fe08" ns2:_="">
    <xsd:import namespace="f6b737de-db3d-41f4-bc38-97782e7148ad"/>
    <xsd:element name="properties">
      <xsd:complexType>
        <xsd:sequence>
          <xsd:element name="documentManagement">
            <xsd:complexType>
              <xsd:all>
                <xsd:element ref="ns2:PrimeConfidenceScore" minOccurs="0"/>
                <xsd:element ref="ns2:PrimeModelURL" minOccurs="0"/>
                <xsd:element ref="ns2:PrimeModelVersion" minOccurs="0"/>
                <xsd:element ref="ns2:PrimeLastClassified" minOccurs="0"/>
                <xsd:element ref="ns2:PrimeCorrectedByUser" minOccurs="0"/>
                <xsd:element ref="ns2:_Model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b737de-db3d-41f4-bc38-97782e7148ad" elementFormDefault="qualified">
    <xsd:import namespace="http://schemas.microsoft.com/office/2006/documentManagement/types"/>
    <xsd:import namespace="http://schemas.microsoft.com/office/infopath/2007/PartnerControls"/>
    <xsd:element name="PrimeConfidenceScore" ma:index="8" nillable="true" ma:displayName="Confidence Score" ma:decimals="4" ma:internalName="PrimeConfidenceScore" ma:percentage="TRUE">
      <xsd:simpleType>
        <xsd:restriction base="dms:Number"/>
      </xsd:simpleType>
    </xsd:element>
    <xsd:element name="PrimeModelURL" ma:index="9" nillable="true" ma:displayName="Model URL" ma:internalName="PrimeModelURL">
      <xsd:complexType>
        <xsd:complexContent>
          <xsd:extension base="dms:URL">
            <xsd:sequence>
              <xsd:element name="Url" type="dms:ValidUrl" minOccurs="0" nillable="true"/>
              <xsd:element name="Description" type="xsd:string" nillable="true"/>
            </xsd:sequence>
          </xsd:extension>
        </xsd:complexContent>
      </xsd:complexType>
    </xsd:element>
    <xsd:element name="PrimeModelVersion" ma:index="10" nillable="true" ma:displayName="Model Version" ma:internalName="PrimeModelVersion">
      <xsd:simpleType>
        <xsd:restriction base="dms:Text"/>
      </xsd:simpleType>
    </xsd:element>
    <xsd:element name="PrimeLastClassified" ma:index="11" nillable="true" ma:displayName="Classification Date" ma:internalName="PrimeLastClassified">
      <xsd:simpleType>
        <xsd:restriction base="dms:DateTime"/>
      </xsd:simpleType>
    </xsd:element>
    <xsd:element name="PrimeCorrectedByUser" ma:index="12" nillable="true" ma:displayName="Corrected" ma:internalName="PrimeCorrectedByUser">
      <xsd:simpleType>
        <xsd:restriction base="dms:Boolean"/>
      </xsd:simpleType>
    </xsd:element>
    <xsd:element name="_ModelId" ma:index="13" nillable="true" ma:displayName="_ModelId" ma:internalName="_Model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082A99-F9E5-4E29-9B38-D69275F1896B}">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124DC98C-A05B-4291-8B99-F436182BF1E9}"/>
</file>

<file path=customXml/itemProps4.xml><?xml version="1.0" encoding="utf-8"?>
<ds:datastoreItem xmlns:ds="http://schemas.openxmlformats.org/officeDocument/2006/customXml" ds:itemID="{F3DAA197-568C-4C52-8125-2235C0A97DB8}">
  <ds:schemaRefs>
    <ds:schemaRef ds:uri="http://schemas.microsoft.com/sharepoint/v3/contenttype/forms"/>
  </ds:schemaRefs>
</ds:datastoreItem>
</file>

<file path=customXml/itemProps5.xml><?xml version="1.0" encoding="utf-8"?>
<ds:datastoreItem xmlns:ds="http://schemas.openxmlformats.org/officeDocument/2006/customXml" ds:itemID="{BCE854AD-4B24-4A12-9C5A-BA70B8BEA512}">
  <ds:schemaRefs>
    <ds:schemaRef ds:uri="http://schemas.openxmlformats.org/officeDocument/2006/bibliography"/>
  </ds:schemaRefs>
</ds:datastoreItem>
</file>

<file path=customXml/itemProps6.xml><?xml version="1.0" encoding="utf-8"?>
<ds:datastoreItem xmlns:ds="http://schemas.openxmlformats.org/officeDocument/2006/customXml" ds:itemID="{DA9C0C4C-1CAC-4FE7-BB3A-12B10219AB0E}"/>
</file>

<file path=docProps/app.xml><?xml version="1.0" encoding="utf-8"?>
<Properties xmlns="http://schemas.openxmlformats.org/officeDocument/2006/extended-properties" xmlns:vt="http://schemas.openxmlformats.org/officeDocument/2006/docPropsVTypes">
  <Template>Normal.dotm</Template>
  <TotalTime>0</TotalTime>
  <Pages>7</Pages>
  <Words>1057</Words>
  <Characters>6025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northwind &amp; Contoso</vt:lpstr>
    </vt:vector>
  </TitlesOfParts>
  <Company/>
  <LinksUpToDate>false</LinksUpToDate>
  <CharactersWithSpaces>7068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northwind &amp; Contoso</dc:title>
  <dc:subject/>
  <dc:creator>alexd@spusecase5.onmicrosoft.com;garthf@spusecase5.onmicrosoft.com</dc:creator>
  <cp:keywords/>
  <dc:description/>
  <cp:lastModifiedBy>Alex Wilber</cp:lastModifiedBy>
  <cp:revision>2</cp:revision>
  <dcterms:created xsi:type="dcterms:W3CDTF">2016-08-17T17:00:00Z</dcterms:created>
  <dcterms:modified xsi:type="dcterms:W3CDTF">2016-08-17T17:00:00Z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0x010100C17B8658CDB4A6458E37D309C0CB081D</vt:lpwstr>
  </property>
  <property fmtid="{D5CDD505-2E9C-101B-9397-08002B2CF9AE}" pid="3" name="IsMyDocuments">
    <vt:bool>true</vt:bool>
  </property>
  <property fmtid="{D5CDD505-2E9C-101B-9397-08002B2CF9AE}" pid="4" name="k5815f2f64cc4486813768a23b3745fd">
    <vt:lpwstr>WAC|b37c2f13-a8a5-4a38-9f4a-05c7987d9963</vt:lpwstr>
  </property>
  <property fmtid="{D5CDD505-2E9C-101B-9397-08002B2CF9AE}" pid="5" name="Team">
    <vt:lpwstr>5;#WAC|b37c2f13-a8a5-4a38-9f4a-05c7987d9963</vt:lpwstr>
  </property>
  <property fmtid="{D5CDD505-2E9C-101B-9397-08002B2CF9AE}" pid="6" name="TaxCatchAll">
    <vt:lpwstr>5;#WAC|b37c2f13-a8a5-4a38-9f4a-05c7987d9963</vt:lpwstr>
  </property>
  <property fmtid="{D5CDD505-2E9C-101B-9397-08002B2CF9AE}" pid="7" name="_dlc_DocIdItemGuid">
    <vt:lpwstr>490fea98-a605-49ea-9feb-5c943b4c97f4</vt:lpwstr>
  </property>
  <property fmtid="{D5CDD505-2E9C-101B-9397-08002B2CF9AE}" pid="8" name="SampleModelId">
    <vt:lpwstr>5;#5</vt:lpwstr>
  </property>
  <property fmtid="{D5CDD505-2E9C-101B-9397-08002B2CF9AE}" pid="9" name="SampleLabelUpdateTime">
    <vt:filetime>2021-08-17T10:25:45Z</vt:filetime>
  </property>
</Properties>
</file>